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Abdulaziz University - Faculty of Engineering – </w:t>
      </w:r>
      <w:bookmarkEnd w:id="0"/>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 xml:space="preserve">Advisor: </w:t>
      </w:r>
      <w:proofErr w:type="spellStart"/>
      <w:proofErr w:type="gramStart"/>
      <w:r w:rsidRPr="004A3D33">
        <w:rPr>
          <w:rFonts w:asciiTheme="majorBidi" w:hAnsiTheme="majorBidi" w:cstheme="majorBidi"/>
          <w:sz w:val="32"/>
        </w:rPr>
        <w:t>Dr.Muhammed</w:t>
      </w:r>
      <w:proofErr w:type="spellEnd"/>
      <w:proofErr w:type="gramEnd"/>
      <w:r w:rsidRPr="004A3D33">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proofErr w:type="spellStart"/>
            <w:r w:rsidRPr="004A3D33">
              <w:rPr>
                <w:rFonts w:asciiTheme="majorBidi" w:hAnsiTheme="majorBidi" w:cstheme="majorBidi"/>
              </w:rPr>
              <w:t>Muhannad</w:t>
            </w:r>
            <w:proofErr w:type="spellEnd"/>
            <w:r w:rsidRPr="004A3D33">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 xml:space="preserve">Wael Rabah </w:t>
            </w:r>
            <w:proofErr w:type="spellStart"/>
            <w:r w:rsidRPr="004A3D33">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34C67DF" w:rsidR="004C1393" w:rsidRPr="004A3D33" w:rsidRDefault="004C1393">
      <w:pPr>
        <w:rPr>
          <w:rFonts w:asciiTheme="majorBidi" w:hAnsiTheme="majorBidi" w:cstheme="majorBidi"/>
        </w:rPr>
      </w:pPr>
    </w:p>
    <w:p w14:paraId="1539A956" w14:textId="50E752AE" w:rsidR="0006691C" w:rsidRPr="004A3D33" w:rsidRDefault="001E6B8F">
      <w:pPr>
        <w:rPr>
          <w:rFonts w:asciiTheme="majorBidi" w:hAnsiTheme="majorBidi" w:cstheme="majorBidi"/>
        </w:rPr>
      </w:pPr>
      <w:r w:rsidRPr="004A3D33">
        <w:rPr>
          <w:rFonts w:asciiTheme="majorBidi" w:hAnsiTheme="majorBidi" w:cstheme="majorBidi"/>
        </w:rPr>
        <w:lastRenderedPageBreak/>
        <w:t>Table of contents goes here</w:t>
      </w:r>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1FE537F1" w:rsidR="001E6B8F" w:rsidRPr="004A3D33" w:rsidRDefault="001E6B8F">
      <w:pPr>
        <w:rPr>
          <w:rFonts w:asciiTheme="majorBidi" w:hAnsiTheme="majorBidi" w:cstheme="majorBidi"/>
        </w:rPr>
      </w:pPr>
    </w:p>
    <w:p w14:paraId="379FE295" w14:textId="0BC4334B" w:rsidR="001E6B8F" w:rsidRPr="004A3D33" w:rsidRDefault="001E6B8F">
      <w:pPr>
        <w:rPr>
          <w:rFonts w:asciiTheme="majorBidi" w:hAnsiTheme="majorBidi" w:cstheme="majorBidi"/>
        </w:rPr>
      </w:pPr>
    </w:p>
    <w:p w14:paraId="00F06A77" w14:textId="2230FCC6" w:rsidR="001E6B8F" w:rsidRPr="004A3D33" w:rsidRDefault="001E6B8F">
      <w:pPr>
        <w:rPr>
          <w:rFonts w:asciiTheme="majorBidi" w:hAnsiTheme="majorBidi" w:cstheme="majorBidi"/>
        </w:rPr>
      </w:pPr>
    </w:p>
    <w:p w14:paraId="4C5DEB7B" w14:textId="4A1FB1D3" w:rsidR="001E6B8F" w:rsidRPr="004A3D33" w:rsidRDefault="001E6B8F">
      <w:pPr>
        <w:rPr>
          <w:rFonts w:asciiTheme="majorBidi" w:hAnsiTheme="majorBidi" w:cstheme="majorBidi"/>
        </w:rPr>
      </w:pPr>
    </w:p>
    <w:p w14:paraId="3CF5CF9B" w14:textId="3D2A52FD" w:rsidR="001E6B8F" w:rsidRPr="004A3D33" w:rsidRDefault="001E6B8F">
      <w:pPr>
        <w:rPr>
          <w:rFonts w:asciiTheme="majorBidi" w:hAnsiTheme="majorBidi" w:cstheme="majorBidi"/>
        </w:rPr>
      </w:pPr>
    </w:p>
    <w:p w14:paraId="1BBE7A0C" w14:textId="755CD26E" w:rsidR="001E6B8F" w:rsidRPr="004A3D33" w:rsidRDefault="001E6B8F">
      <w:pPr>
        <w:rPr>
          <w:rFonts w:asciiTheme="majorBidi" w:hAnsiTheme="majorBidi" w:cstheme="majorBidi"/>
        </w:rPr>
      </w:pPr>
    </w:p>
    <w:p w14:paraId="0501CF62" w14:textId="317D9B2C" w:rsidR="001E6B8F" w:rsidRPr="004A3D33" w:rsidRDefault="001E6B8F">
      <w:pPr>
        <w:rPr>
          <w:rFonts w:asciiTheme="majorBidi" w:hAnsiTheme="majorBidi" w:cstheme="majorBidi"/>
        </w:rPr>
      </w:pPr>
    </w:p>
    <w:p w14:paraId="3AB6C625" w14:textId="10DC4725" w:rsidR="001E6B8F" w:rsidRPr="004A3D33" w:rsidRDefault="001E6B8F">
      <w:pPr>
        <w:rPr>
          <w:rFonts w:asciiTheme="majorBidi" w:hAnsiTheme="majorBidi" w:cstheme="majorBidi"/>
        </w:rPr>
      </w:pPr>
    </w:p>
    <w:p w14:paraId="6DA217C7" w14:textId="7E77161D" w:rsidR="001E6B8F" w:rsidRPr="004A3D33" w:rsidRDefault="001E6B8F">
      <w:pPr>
        <w:rPr>
          <w:rFonts w:asciiTheme="majorBidi" w:hAnsiTheme="majorBidi" w:cstheme="majorBidi"/>
        </w:rPr>
      </w:pPr>
    </w:p>
    <w:p w14:paraId="39985B3C" w14:textId="24F0DAA6" w:rsidR="001E6B8F" w:rsidRPr="004A3D33" w:rsidRDefault="001E6B8F">
      <w:pPr>
        <w:rPr>
          <w:rFonts w:asciiTheme="majorBidi" w:hAnsiTheme="majorBidi" w:cstheme="majorBidi"/>
        </w:rPr>
      </w:pPr>
    </w:p>
    <w:p w14:paraId="4700E194" w14:textId="07DACB5A" w:rsidR="001E6B8F" w:rsidRPr="004A3D33" w:rsidRDefault="001E6B8F">
      <w:pPr>
        <w:rPr>
          <w:rFonts w:asciiTheme="majorBidi" w:hAnsiTheme="majorBidi" w:cstheme="majorBidi"/>
        </w:rPr>
      </w:pPr>
    </w:p>
    <w:p w14:paraId="6FB7F457" w14:textId="7F2593BB" w:rsidR="001E6B8F" w:rsidRPr="004A3D33" w:rsidRDefault="001E6B8F">
      <w:pPr>
        <w:rPr>
          <w:rFonts w:asciiTheme="majorBidi" w:hAnsiTheme="majorBidi" w:cstheme="majorBidi"/>
        </w:rPr>
      </w:pPr>
    </w:p>
    <w:p w14:paraId="5FA15CF3" w14:textId="4C77C565" w:rsidR="001E6B8F" w:rsidRPr="004A3D33" w:rsidRDefault="001E6B8F">
      <w:pPr>
        <w:rPr>
          <w:rFonts w:asciiTheme="majorBidi" w:hAnsiTheme="majorBidi" w:cstheme="majorBidi"/>
        </w:rPr>
      </w:pPr>
    </w:p>
    <w:p w14:paraId="29DC9BD8" w14:textId="0F537361" w:rsidR="001E6B8F" w:rsidRPr="004A3D33" w:rsidRDefault="001E6B8F">
      <w:pPr>
        <w:rPr>
          <w:rFonts w:asciiTheme="majorBidi" w:hAnsiTheme="majorBidi" w:cstheme="majorBidi"/>
        </w:rPr>
      </w:pPr>
    </w:p>
    <w:p w14:paraId="0F7E15C6" w14:textId="731615FB" w:rsidR="001E6B8F" w:rsidRPr="004A3D33" w:rsidRDefault="001E6B8F">
      <w:pPr>
        <w:rPr>
          <w:rFonts w:asciiTheme="majorBidi" w:hAnsiTheme="majorBidi" w:cstheme="majorBidi"/>
        </w:rPr>
      </w:pPr>
    </w:p>
    <w:p w14:paraId="31564235" w14:textId="5536C731" w:rsidR="001E6B8F" w:rsidRPr="004A3D33" w:rsidRDefault="001E6B8F">
      <w:pPr>
        <w:rPr>
          <w:rFonts w:asciiTheme="majorBidi" w:hAnsiTheme="majorBidi" w:cstheme="majorBidi"/>
        </w:rPr>
      </w:pPr>
    </w:p>
    <w:p w14:paraId="318477C5" w14:textId="41F399A8" w:rsidR="001E6B8F" w:rsidRPr="004A3D33" w:rsidRDefault="001E6B8F">
      <w:pPr>
        <w:rPr>
          <w:rFonts w:asciiTheme="majorBidi" w:hAnsiTheme="majorBidi" w:cstheme="majorBidi"/>
        </w:rPr>
      </w:pPr>
    </w:p>
    <w:p w14:paraId="395A9ABF" w14:textId="63EF6D9F" w:rsidR="001E6B8F" w:rsidRPr="004A3D33" w:rsidRDefault="001E6B8F">
      <w:pPr>
        <w:rPr>
          <w:rFonts w:asciiTheme="majorBidi" w:hAnsiTheme="majorBidi" w:cstheme="majorBidi"/>
        </w:rPr>
      </w:pPr>
    </w:p>
    <w:p w14:paraId="734D5D9A" w14:textId="7A0CCBE9" w:rsidR="001E6B8F" w:rsidRPr="004A3D33" w:rsidRDefault="001E6B8F">
      <w:pPr>
        <w:rPr>
          <w:rFonts w:asciiTheme="majorBidi" w:hAnsiTheme="majorBidi" w:cstheme="majorBidi"/>
        </w:rPr>
      </w:pPr>
    </w:p>
    <w:p w14:paraId="57F7AA4C" w14:textId="534CFACD" w:rsidR="001E6B8F" w:rsidRPr="004A3D33" w:rsidRDefault="001E6B8F">
      <w:pPr>
        <w:rPr>
          <w:rFonts w:asciiTheme="majorBidi" w:hAnsiTheme="majorBidi" w:cstheme="majorBidi"/>
        </w:rPr>
      </w:pPr>
    </w:p>
    <w:p w14:paraId="4B3E7878" w14:textId="36A05FF2" w:rsidR="001E6B8F" w:rsidRPr="004A3D33" w:rsidRDefault="001E6B8F">
      <w:pPr>
        <w:rPr>
          <w:rFonts w:asciiTheme="majorBidi" w:hAnsiTheme="majorBidi" w:cstheme="majorBidi"/>
        </w:rPr>
      </w:pPr>
    </w:p>
    <w:p w14:paraId="418DA446" w14:textId="71E3F7B4" w:rsidR="001E6B8F" w:rsidRPr="004A3D33" w:rsidRDefault="001E6B8F">
      <w:pPr>
        <w:rPr>
          <w:rFonts w:asciiTheme="majorBidi" w:hAnsiTheme="majorBidi" w:cstheme="majorBidi"/>
        </w:rPr>
      </w:pPr>
    </w:p>
    <w:p w14:paraId="51A2B245" w14:textId="699DE0E6" w:rsidR="001E6B8F" w:rsidRPr="004A3D33" w:rsidRDefault="001E6B8F">
      <w:pPr>
        <w:rPr>
          <w:rFonts w:asciiTheme="majorBidi" w:hAnsiTheme="majorBidi" w:cstheme="majorBidi"/>
        </w:rPr>
      </w:pPr>
    </w:p>
    <w:p w14:paraId="68C9BD9B" w14:textId="1E7BCC49" w:rsidR="001E6B8F" w:rsidRPr="004A3D33" w:rsidRDefault="001E6B8F">
      <w:pPr>
        <w:rPr>
          <w:rFonts w:asciiTheme="majorBidi" w:hAnsiTheme="majorBidi" w:cstheme="majorBidi"/>
        </w:rPr>
      </w:pPr>
    </w:p>
    <w:p w14:paraId="0E58D25B" w14:textId="008AABA1" w:rsidR="001E6B8F" w:rsidRPr="004A3D33" w:rsidRDefault="001E6B8F">
      <w:pPr>
        <w:rPr>
          <w:rFonts w:asciiTheme="majorBidi" w:hAnsiTheme="majorBidi" w:cstheme="majorBidi"/>
        </w:rPr>
      </w:pPr>
    </w:p>
    <w:p w14:paraId="54E92743" w14:textId="565B9B7E" w:rsidR="001E6B8F" w:rsidRPr="004A3D33" w:rsidRDefault="001E6B8F">
      <w:pPr>
        <w:rPr>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r w:rsidRPr="004A3D33">
        <w:rPr>
          <w:rFonts w:asciiTheme="majorBidi" w:hAnsiTheme="majorBidi"/>
        </w:rPr>
        <w:lastRenderedPageBreak/>
        <w:t>Introduction</w:t>
      </w:r>
    </w:p>
    <w:p w14:paraId="5A257B65" w14:textId="165534D1" w:rsidR="001E6B8F" w:rsidRPr="004A3D33" w:rsidRDefault="001E6B8F" w:rsidP="00542528">
      <w:pPr>
        <w:jc w:val="both"/>
        <w:rPr>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4A3D33" w:rsidRDefault="001E6B8F" w:rsidP="00B62FF8">
      <w:pPr>
        <w:pStyle w:val="Heading1"/>
        <w:rPr>
          <w:rFonts w:asciiTheme="majorBidi" w:hAnsiTheme="majorBidi"/>
        </w:rPr>
      </w:pPr>
      <w:r w:rsidRPr="004A3D33">
        <w:rPr>
          <w:rFonts w:asciiTheme="majorBidi" w:hAnsiTheme="majorBidi"/>
        </w:rPr>
        <w:t>Background information</w:t>
      </w:r>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4A3D33" w:rsidRDefault="00CC2CD5" w:rsidP="00CC2CD5">
      <w:pPr>
        <w:pStyle w:val="ListParagraph"/>
        <w:numPr>
          <w:ilvl w:val="0"/>
          <w:numId w:val="1"/>
        </w:numPr>
        <w:rPr>
          <w:rFonts w:cstheme="majorBidi"/>
        </w:rPr>
      </w:pPr>
      <w:r w:rsidRPr="004A3D33">
        <w:rPr>
          <w:rFonts w:cstheme="majorBidi"/>
        </w:rPr>
        <w:t>There are different terrains in the campus: streets, tiles, mud, grass, etc.</w:t>
      </w:r>
    </w:p>
    <w:p w14:paraId="11D5140C" w14:textId="77777777" w:rsidR="00CC2CD5" w:rsidRPr="004A3D33" w:rsidRDefault="00CC2CD5" w:rsidP="00CC2CD5">
      <w:pPr>
        <w:pStyle w:val="ListParagraph"/>
        <w:numPr>
          <w:ilvl w:val="0"/>
          <w:numId w:val="1"/>
        </w:numPr>
        <w:rPr>
          <w:rFonts w:cstheme="majorBidi"/>
        </w:rPr>
      </w:pPr>
      <w:r w:rsidRPr="004A3D33">
        <w:rPr>
          <w:rFonts w:cstheme="majorBidi"/>
        </w:rPr>
        <w:t>Often, there are students in the halls (roads?) between buildings</w:t>
      </w:r>
    </w:p>
    <w:p w14:paraId="366EBB72" w14:textId="77777777" w:rsidR="00CC2CD5" w:rsidRPr="004A3D33" w:rsidRDefault="00CC2CD5" w:rsidP="00CC2CD5">
      <w:pPr>
        <w:pStyle w:val="ListParagraph"/>
        <w:numPr>
          <w:ilvl w:val="0"/>
          <w:numId w:val="1"/>
        </w:numPr>
        <w:rPr>
          <w:rFonts w:cstheme="majorBidi"/>
        </w:rPr>
      </w:pPr>
      <w:r w:rsidRPr="004A3D33">
        <w:rPr>
          <w:rFonts w:cstheme="majorBidi"/>
        </w:rPr>
        <w:t>The buildings are wheel-chair accessible)</w:t>
      </w:r>
    </w:p>
    <w:p w14:paraId="5119C8E6" w14:textId="61B8EFDE" w:rsidR="00CC2CD5" w:rsidRPr="004A3D33" w:rsidRDefault="00CC2CD5" w:rsidP="005052E3">
      <w:pPr>
        <w:ind w:firstLine="720"/>
        <w:rPr>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6DDA65DA" w:rsidR="00CC2CD5" w:rsidRPr="004A3D33" w:rsidRDefault="0040556D" w:rsidP="00CC2CD5">
      <w:pPr>
        <w:ind w:left="360"/>
        <w:rPr>
          <w:rFonts w:asciiTheme="majorBidi" w:hAnsiTheme="majorBidi" w:cstheme="majorBidi"/>
        </w:rPr>
      </w:pPr>
      <w:r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4A3D33">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4A3D33" w:rsidRDefault="002D125B">
      <w:pPr>
        <w:rPr>
          <w:rFonts w:asciiTheme="majorBidi" w:hAnsiTheme="majorBidi" w:cstheme="majorBidi"/>
          <w:b/>
          <w:bCs/>
        </w:rPr>
      </w:pPr>
    </w:p>
    <w:p w14:paraId="312D18C6" w14:textId="77777777" w:rsidR="00F13440" w:rsidRPr="004A3D33" w:rsidRDefault="00F13440" w:rsidP="00B62FF8">
      <w:pPr>
        <w:pStyle w:val="Heading1"/>
        <w:rPr>
          <w:rFonts w:asciiTheme="majorBidi" w:hAnsiTheme="majorBidi"/>
        </w:rPr>
      </w:pPr>
      <w:r w:rsidRPr="004A3D33">
        <w:rPr>
          <w:rFonts w:asciiTheme="majorBidi" w:hAnsiTheme="majorBidi"/>
        </w:rPr>
        <w:lastRenderedPageBreak/>
        <w:t>Literature Review</w:t>
      </w:r>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4A3D33" w:rsidRDefault="00F13440" w:rsidP="00B62FF8">
      <w:pPr>
        <w:pStyle w:val="Heading2"/>
        <w:jc w:val="left"/>
        <w:rPr>
          <w:sz w:val="24"/>
          <w:szCs w:val="28"/>
        </w:rPr>
      </w:pPr>
      <w:r w:rsidRPr="004A3D33">
        <w:rPr>
          <w:sz w:val="24"/>
          <w:szCs w:val="28"/>
        </w:rPr>
        <w:t>Case Study #1: Smart Drone Delivery System [1]</w:t>
      </w:r>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4A3D33">
        <w:rPr>
          <w:rFonts w:asciiTheme="majorBidi" w:hAnsiTheme="majorBidi" w:cstheme="majorBidi"/>
        </w:rPr>
        <w:t>QC’s</w:t>
      </w:r>
      <w:proofErr w:type="gramEnd"/>
      <w:r w:rsidRPr="004A3D33">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1836" cy="3635523"/>
                    </a:xfrm>
                    <a:prstGeom prst="rect">
                      <a:avLst/>
                    </a:prstGeom>
                  </pic:spPr>
                </pic:pic>
              </a:graphicData>
            </a:graphic>
          </wp:inline>
        </w:drawing>
      </w:r>
    </w:p>
    <w:p w14:paraId="57F80F7F" w14:textId="14904406" w:rsidR="00F13440" w:rsidRPr="004A3D33" w:rsidRDefault="00F13440" w:rsidP="00F13440">
      <w:pPr>
        <w:pStyle w:val="Caption"/>
        <w:jc w:val="center"/>
        <w:rPr>
          <w:rFonts w:cstheme="majorBidi"/>
        </w:rPr>
      </w:pPr>
      <w:r w:rsidRPr="004A3D33">
        <w:rPr>
          <w:rFonts w:cstheme="majorBidi"/>
        </w:rPr>
        <w:t xml:space="preserve">Figure </w:t>
      </w:r>
      <w:r w:rsidR="00970789" w:rsidRPr="004A3D33">
        <w:rPr>
          <w:rFonts w:cstheme="majorBidi"/>
        </w:rPr>
        <w:t>2</w:t>
      </w:r>
      <w:r w:rsidRPr="004A3D33">
        <w:rPr>
          <w:rFonts w:cstheme="majorBidi"/>
        </w:rPr>
        <w:t xml:space="preserve"> Showcases the order of operations the QC's follow</w:t>
      </w:r>
    </w:p>
    <w:p w14:paraId="62774FA7" w14:textId="77777777" w:rsidR="00F13440" w:rsidRPr="004A3D33" w:rsidRDefault="00F13440" w:rsidP="003B5FEB">
      <w:pPr>
        <w:pStyle w:val="Heading2"/>
        <w:jc w:val="left"/>
        <w:rPr>
          <w:sz w:val="24"/>
          <w:szCs w:val="32"/>
        </w:rPr>
      </w:pPr>
      <w:r w:rsidRPr="004A3D33">
        <w:rPr>
          <w:sz w:val="24"/>
          <w:szCs w:val="32"/>
        </w:rPr>
        <w:t>Case Study #2: Prototype design of medical round supporting robot “</w:t>
      </w:r>
      <w:proofErr w:type="spellStart"/>
      <w:r w:rsidRPr="004A3D33">
        <w:rPr>
          <w:sz w:val="24"/>
          <w:szCs w:val="32"/>
        </w:rPr>
        <w:t>Terapio</w:t>
      </w:r>
      <w:proofErr w:type="spellEnd"/>
      <w:r w:rsidRPr="004A3D33">
        <w:rPr>
          <w:sz w:val="24"/>
          <w:szCs w:val="32"/>
        </w:rPr>
        <w:t>” [2]</w:t>
      </w:r>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w:t>
      </w:r>
      <w:proofErr w:type="spellStart"/>
      <w:r w:rsidRPr="004A3D33">
        <w:rPr>
          <w:rFonts w:asciiTheme="majorBidi" w:hAnsiTheme="majorBidi" w:cstheme="majorBidi"/>
        </w:rPr>
        <w:t>Terapio</w:t>
      </w:r>
      <w:proofErr w:type="spellEnd"/>
      <w:r w:rsidRPr="004A3D33">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4A3D33">
        <w:rPr>
          <w:rFonts w:asciiTheme="majorBidi" w:hAnsiTheme="majorBidi" w:cstheme="majorBidi"/>
        </w:rPr>
        <w:t>Terapio</w:t>
      </w:r>
      <w:proofErr w:type="spellEnd"/>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4A3D33" w:rsidRDefault="00F13440" w:rsidP="00F13440">
      <w:pPr>
        <w:pStyle w:val="Caption"/>
        <w:jc w:val="center"/>
        <w:rPr>
          <w:rFonts w:cstheme="majorBidi"/>
          <w:sz w:val="22"/>
          <w:szCs w:val="22"/>
        </w:rPr>
      </w:pPr>
      <w:r w:rsidRPr="004A3D33">
        <w:rPr>
          <w:rFonts w:cstheme="majorBidi"/>
        </w:rPr>
        <w:t xml:space="preserve">Figure </w:t>
      </w:r>
      <w:r w:rsidR="00970789" w:rsidRPr="004A3D33">
        <w:rPr>
          <w:rFonts w:cstheme="majorBidi"/>
        </w:rPr>
        <w:t>3</w:t>
      </w:r>
      <w:r w:rsidRPr="004A3D33">
        <w:rPr>
          <w:rFonts w:cstheme="majorBidi"/>
        </w:rPr>
        <w:t xml:space="preserve"> showcases </w:t>
      </w:r>
      <w:proofErr w:type="spellStart"/>
      <w:r w:rsidRPr="004A3D33">
        <w:rPr>
          <w:rFonts w:cstheme="majorBidi"/>
        </w:rPr>
        <w:t>Terapio's</w:t>
      </w:r>
      <w:proofErr w:type="spellEnd"/>
      <w:r w:rsidRPr="004A3D33">
        <w:rPr>
          <w:rFonts w:cstheme="majorBidi"/>
        </w:rPr>
        <w:t xml:space="preserve"> modes</w:t>
      </w:r>
    </w:p>
    <w:p w14:paraId="7019C75B" w14:textId="79CCE98E" w:rsidR="000436CF" w:rsidRPr="004A3D33" w:rsidRDefault="000436CF" w:rsidP="003B5FEB">
      <w:pPr>
        <w:pStyle w:val="Heading2"/>
        <w:jc w:val="left"/>
        <w:rPr>
          <w:sz w:val="24"/>
          <w:szCs w:val="28"/>
        </w:rPr>
      </w:pPr>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r w:rsidR="004F3070" w:rsidRPr="004A3D33">
        <w:rPr>
          <w:sz w:val="24"/>
          <w:szCs w:val="28"/>
        </w:rPr>
        <w:t>3</w:t>
      </w:r>
      <w:r w:rsidRPr="004A3D33">
        <w:rPr>
          <w:sz w:val="24"/>
          <w:szCs w:val="28"/>
        </w:rPr>
        <w:t>]</w:t>
      </w:r>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4A3D33">
        <w:rPr>
          <w:rFonts w:asciiTheme="majorBidi" w:hAnsiTheme="majorBidi" w:cstheme="majorBidi"/>
        </w:rPr>
        <w:t>rosserial</w:t>
      </w:r>
      <w:proofErr w:type="spellEnd"/>
      <w:r w:rsidRPr="004A3D33">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4A3D33" w:rsidRDefault="002F27C0" w:rsidP="009A44BA">
      <w:pPr>
        <w:pStyle w:val="Heading2"/>
        <w:jc w:val="left"/>
      </w:pPr>
      <w:r w:rsidRPr="004A3D33">
        <w:t>Case Study #4: a Raspberry pi Delivery Robot Controlled by Live Stream Chat</w:t>
      </w:r>
    </w:p>
    <w:p w14:paraId="2E7A32E7" w14:textId="77777777" w:rsidR="00183972" w:rsidRPr="004A3D33" w:rsidRDefault="002F27C0" w:rsidP="002F27C0">
      <w:pPr>
        <w:ind w:firstLine="720"/>
        <w:jc w:val="both"/>
        <w:rPr>
          <w:rFonts w:asciiTheme="majorBidi" w:hAnsiTheme="majorBidi" w:cstheme="majorBidi"/>
          <w:shd w:val="clear" w:color="auto" w:fill="FFFFFF"/>
        </w:rPr>
      </w:pPr>
      <w:proofErr w:type="spellStart"/>
      <w:r w:rsidRPr="004A3D33">
        <w:rPr>
          <w:rFonts w:asciiTheme="majorBidi" w:hAnsiTheme="majorBidi" w:cstheme="majorBidi"/>
        </w:rPr>
        <w:t>Droiid</w:t>
      </w:r>
      <w:proofErr w:type="spellEnd"/>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a delivery robot controlled through the commands sent on a live stream chat on twitch. Unlike other robots,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has six wheels instead of four this could make its movement smoother than other four wheels robots. The outer design of the robot is a custom 3D printed design to ensure it is not very heavy. However, the downside is it may not survive under strong circumstances.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it forwards it to the Arduino board which then will generate the control signals sent to the driver board for the motors. In case of a speech command, the raspberry pi has a text-to-speech library which convert the text message received form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r w:rsidRPr="004A3D33">
        <w:rPr>
          <w:sz w:val="24"/>
          <w:szCs w:val="28"/>
        </w:rPr>
        <w:lastRenderedPageBreak/>
        <w:t>Project Charter</w:t>
      </w:r>
    </w:p>
    <w:tbl>
      <w:tblPr>
        <w:tblW w:w="9715" w:type="dxa"/>
        <w:tblLook w:val="04A0" w:firstRow="1" w:lastRow="0" w:firstColumn="1" w:lastColumn="0" w:noHBand="0" w:noVBand="1"/>
      </w:tblPr>
      <w:tblGrid>
        <w:gridCol w:w="1705"/>
        <w:gridCol w:w="2585"/>
        <w:gridCol w:w="1419"/>
        <w:gridCol w:w="4006"/>
        <w:tblGridChange w:id="1">
          <w:tblGrid>
            <w:gridCol w:w="1705"/>
            <w:gridCol w:w="2585"/>
            <w:gridCol w:w="1419"/>
            <w:gridCol w:w="4006"/>
          </w:tblGrid>
        </w:tblGridChange>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0B769254"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w:t>
            </w:r>
            <w:ins w:id="2" w:author="WAEL RABAH W ALDHAHERI" w:date="2021-09-28T21:05:00Z">
              <w:r w:rsidR="00852010">
                <w:rPr>
                  <w:rFonts w:asciiTheme="majorBidi" w:eastAsia="Times New Roman" w:hAnsiTheme="majorBidi" w:cstheme="majorBidi"/>
                  <w:b/>
                  <w:bCs/>
                  <w:color w:val="FFFFFF"/>
                  <w:sz w:val="20"/>
                  <w:szCs w:val="20"/>
                </w:rPr>
                <w:t xml:space="preserve"> </w:t>
              </w:r>
            </w:ins>
            <w:r w:rsidRPr="00B62FF8">
              <w:rPr>
                <w:rFonts w:asciiTheme="majorBidi" w:eastAsia="Times New Roman" w:hAnsiTheme="majorBidi" w:cstheme="majorBidi"/>
                <w:b/>
                <w:bCs/>
                <w:color w:val="FFFFFF"/>
                <w:sz w:val="20"/>
                <w:szCs w:val="20"/>
              </w:rPr>
              <w:t>General Project Information</w:t>
            </w:r>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66A960C0" w:rsidR="00B62FF8" w:rsidRPr="00B62FF8" w:rsidRDefault="00B62FF8" w:rsidP="00B62FF8">
            <w:pPr>
              <w:spacing w:after="0" w:line="240" w:lineRule="auto"/>
              <w:rPr>
                <w:rFonts w:asciiTheme="majorBidi" w:eastAsia="Times New Roman" w:hAnsiTheme="majorBidi" w:cstheme="majorBidi" w:hint="cs"/>
                <w:b/>
                <w:bCs/>
                <w:color w:val="000000"/>
                <w:sz w:val="20"/>
                <w:szCs w:val="20"/>
                <w:rtl/>
              </w:rPr>
            </w:pPr>
            <w:r w:rsidRPr="00B62FF8">
              <w:rPr>
                <w:rFonts w:asciiTheme="majorBidi" w:eastAsia="Times New Roman" w:hAnsiTheme="majorBidi" w:cstheme="majorBidi"/>
                <w:b/>
                <w:bCs/>
                <w:color w:val="000000"/>
                <w:sz w:val="20"/>
                <w:szCs w:val="20"/>
              </w:rPr>
              <w:t>Project Name</w:t>
            </w:r>
            <w:ins w:id="3" w:author="WAEL RABAH W ALDHAHERI" w:date="2021-09-28T22:23:00Z">
              <w:r w:rsidR="00F26546">
                <w:rPr>
                  <w:rFonts w:asciiTheme="majorBidi" w:eastAsia="Times New Roman" w:hAnsiTheme="majorBidi" w:cstheme="majorBidi"/>
                  <w:b/>
                  <w:bCs/>
                  <w:color w:val="000000"/>
                  <w:sz w:val="20"/>
                  <w:szCs w:val="20"/>
                </w:rPr>
                <w:t xml:space="preserve"> </w:t>
              </w:r>
            </w:ins>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304EE3">
        <w:tblPrEx>
          <w:tblW w:w="9715" w:type="dxa"/>
          <w:tblPrExChange w:id="4" w:author="WAEL RABAH W ALDHAHERI" w:date="2021-09-28T22:03:00Z">
            <w:tblPrEx>
              <w:tblW w:w="9715" w:type="dxa"/>
            </w:tblPrEx>
          </w:tblPrExChange>
        </w:tblPrEx>
        <w:trPr>
          <w:trHeight w:val="300"/>
          <w:trPrChange w:id="5" w:author="WAEL RABAH W ALDHAHERI" w:date="2021-09-28T22:03:00Z">
            <w:trPr>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6" w:author="WAEL RABAH W ALDHAHERI" w:date="2021-09-28T22:03:00Z">
              <w:tcPr>
                <w:tcW w:w="1705" w:type="dxa"/>
                <w:tcBorders>
                  <w:top w:val="nil"/>
                  <w:left w:val="single" w:sz="4" w:space="0" w:color="auto"/>
                  <w:bottom w:val="single" w:sz="4" w:space="0" w:color="auto"/>
                  <w:right w:val="single" w:sz="4" w:space="0" w:color="auto"/>
                </w:tcBorders>
                <w:shd w:val="clear" w:color="000000" w:fill="DBDBDB"/>
                <w:noWrap/>
                <w:vAlign w:val="bottom"/>
                <w:hideMark/>
              </w:tcPr>
            </w:tcPrChange>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7" w:author="WAEL RABAH W ALDHAHERI" w:date="2021-09-28T22:03:00Z">
              <w:tcPr>
                <w:tcW w:w="8010" w:type="dxa"/>
                <w:gridSpan w:val="3"/>
                <w:tcBorders>
                  <w:top w:val="nil"/>
                  <w:left w:val="nil"/>
                  <w:bottom w:val="single" w:sz="4" w:space="0" w:color="auto"/>
                  <w:right w:val="single" w:sz="4" w:space="0" w:color="auto"/>
                </w:tcBorders>
                <w:shd w:val="clear" w:color="auto" w:fill="auto"/>
                <w:noWrap/>
                <w:vAlign w:val="bottom"/>
                <w:hideMark/>
              </w:tcPr>
            </w:tcPrChange>
          </w:tcPr>
          <w:p w14:paraId="753DBB54"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King Abdulaziz University, Department of Electrical and Computer Engineering</w:t>
            </w:r>
          </w:p>
        </w:tc>
      </w:tr>
      <w:tr w:rsidR="00B62FF8" w:rsidRPr="00B62FF8" w14:paraId="52F8B0DC" w14:textId="77777777" w:rsidTr="00304EE3">
        <w:tblPrEx>
          <w:tblW w:w="9715" w:type="dxa"/>
          <w:tblPrExChange w:id="8" w:author="WAEL RABAH W ALDHAHERI" w:date="2021-09-28T22:03:00Z">
            <w:tblPrEx>
              <w:tblW w:w="9715" w:type="dxa"/>
            </w:tblPrEx>
          </w:tblPrExChange>
        </w:tblPrEx>
        <w:trPr>
          <w:trHeight w:val="300"/>
          <w:trPrChange w:id="9" w:author="WAEL RABAH W ALDHAHERI" w:date="2021-09-28T22:03:00Z">
            <w:trPr>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10" w:author="WAEL RABAH W ALDHAHERI" w:date="2021-09-28T22:03:00Z">
              <w:tcPr>
                <w:tcW w:w="1705" w:type="dxa"/>
                <w:tcBorders>
                  <w:top w:val="nil"/>
                  <w:left w:val="single" w:sz="4" w:space="0" w:color="auto"/>
                  <w:bottom w:val="single" w:sz="4" w:space="0" w:color="auto"/>
                  <w:right w:val="single" w:sz="4" w:space="0" w:color="auto"/>
                </w:tcBorders>
                <w:shd w:val="clear" w:color="000000" w:fill="DBDBDB"/>
                <w:noWrap/>
                <w:vAlign w:val="bottom"/>
                <w:hideMark/>
              </w:tcPr>
            </w:tcPrChange>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11" w:author="WAEL RABAH W ALDHAHERI" w:date="2021-09-28T22:03:00Z">
              <w:tcPr>
                <w:tcW w:w="8010" w:type="dxa"/>
                <w:gridSpan w:val="3"/>
                <w:tcBorders>
                  <w:top w:val="nil"/>
                  <w:left w:val="nil"/>
                  <w:bottom w:val="single" w:sz="4" w:space="0" w:color="auto"/>
                  <w:right w:val="single" w:sz="4" w:space="0" w:color="auto"/>
                </w:tcBorders>
                <w:shd w:val="clear" w:color="auto" w:fill="auto"/>
                <w:noWrap/>
                <w:vAlign w:val="bottom"/>
                <w:hideMark/>
              </w:tcPr>
            </w:tcPrChange>
          </w:tcPr>
          <w:p w14:paraId="1020BCD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304EE3">
        <w:tblPrEx>
          <w:tblW w:w="9715" w:type="dxa"/>
          <w:tblPrExChange w:id="12" w:author="WAEL RABAH W ALDHAHERI" w:date="2021-09-28T22:03:00Z">
            <w:tblPrEx>
              <w:tblW w:w="9715" w:type="dxa"/>
            </w:tblPrEx>
          </w:tblPrExChange>
        </w:tblPrEx>
        <w:trPr>
          <w:trHeight w:val="300"/>
          <w:trPrChange w:id="13" w:author="WAEL RABAH W ALDHAHERI" w:date="2021-09-28T22:03:00Z">
            <w:trPr>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14" w:author="WAEL RABAH W ALDHAHERI" w:date="2021-09-28T22:03:00Z">
              <w:tcPr>
                <w:tcW w:w="1705" w:type="dxa"/>
                <w:tcBorders>
                  <w:top w:val="nil"/>
                  <w:left w:val="single" w:sz="4" w:space="0" w:color="auto"/>
                  <w:bottom w:val="single" w:sz="4" w:space="0" w:color="auto"/>
                  <w:right w:val="single" w:sz="4" w:space="0" w:color="auto"/>
                </w:tcBorders>
                <w:shd w:val="clear" w:color="000000" w:fill="DBDBDB"/>
                <w:noWrap/>
                <w:vAlign w:val="bottom"/>
                <w:hideMark/>
              </w:tcPr>
            </w:tcPrChange>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15" w:author="WAEL RABAH W ALDHAHERI" w:date="2021-09-28T22:03:00Z">
              <w:tcPr>
                <w:tcW w:w="8010" w:type="dxa"/>
                <w:gridSpan w:val="3"/>
                <w:tcBorders>
                  <w:top w:val="nil"/>
                  <w:left w:val="nil"/>
                  <w:bottom w:val="single" w:sz="4" w:space="0" w:color="auto"/>
                  <w:right w:val="single" w:sz="4" w:space="0" w:color="auto"/>
                </w:tcBorders>
                <w:shd w:val="clear" w:color="auto" w:fill="auto"/>
                <w:noWrap/>
                <w:vAlign w:val="bottom"/>
                <w:hideMark/>
              </w:tcPr>
            </w:tcPrChange>
          </w:tcPr>
          <w:p w14:paraId="58297A7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proofErr w:type="spellStart"/>
            <w:r w:rsidRPr="00653BAD">
              <w:rPr>
                <w:rFonts w:asciiTheme="majorBidi" w:eastAsia="Times New Roman" w:hAnsiTheme="majorBidi" w:cstheme="majorBidi"/>
                <w:color w:val="000000"/>
                <w:sz w:val="20"/>
                <w:szCs w:val="20"/>
              </w:rPr>
              <w:t>Muhannad</w:t>
            </w:r>
            <w:proofErr w:type="spellEnd"/>
            <w:r w:rsidRPr="00653BAD">
              <w:rPr>
                <w:rFonts w:asciiTheme="majorBidi" w:eastAsia="Times New Roman" w:hAnsiTheme="majorBidi" w:cstheme="majorBidi"/>
                <w:color w:val="000000"/>
                <w:sz w:val="20"/>
                <w:szCs w:val="20"/>
              </w:rPr>
              <w:t xml:space="preserve"> Saeed </w:t>
            </w:r>
            <w:proofErr w:type="spellStart"/>
            <w:r w:rsidRPr="00653BAD">
              <w:rPr>
                <w:rFonts w:asciiTheme="majorBidi" w:eastAsia="Times New Roman" w:hAnsiTheme="majorBidi" w:cstheme="majorBidi"/>
                <w:color w:val="000000"/>
                <w:sz w:val="20"/>
                <w:szCs w:val="20"/>
              </w:rPr>
              <w:t>AlGhamdi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 xml:space="preserve">Wael Rabah </w:t>
            </w:r>
            <w:proofErr w:type="spellStart"/>
            <w:r w:rsidRPr="00653BAD">
              <w:rPr>
                <w:rFonts w:asciiTheme="majorBidi" w:eastAsia="Times New Roman" w:hAnsiTheme="majorBidi" w:cstheme="majorBidi"/>
                <w:color w:val="000000"/>
                <w:sz w:val="20"/>
                <w:szCs w:val="20"/>
              </w:rPr>
              <w:t>AlDhaheri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27C5C93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4A3D33">
              <w:rPr>
                <w:rFonts w:asciiTheme="majorBidi" w:eastAsia="Times New Roman" w:hAnsiTheme="majorBidi" w:cstheme="majorBidi"/>
                <w:b/>
                <w:bCs/>
                <w:color w:val="FFFFFF"/>
                <w:sz w:val="20"/>
                <w:szCs w:val="20"/>
              </w:rPr>
              <w:t>3.</w:t>
            </w:r>
            <w:ins w:id="16" w:author="WAEL RABAH W ALDHAHERI" w:date="2021-09-28T21:04:00Z">
              <w:r w:rsidR="00852010">
                <w:rPr>
                  <w:rFonts w:asciiTheme="majorBidi" w:eastAsia="Times New Roman" w:hAnsiTheme="majorBidi" w:cstheme="majorBidi"/>
                  <w:b/>
                  <w:bCs/>
                  <w:color w:val="FFFFFF"/>
                  <w:sz w:val="20"/>
                  <w:szCs w:val="20"/>
                </w:rPr>
                <w:t xml:space="preserve"> </w:t>
              </w:r>
            </w:ins>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442C2101" w:rsidR="00AE0693" w:rsidRPr="00AE0693" w:rsidRDefault="00AE0693" w:rsidP="00D90176">
            <w:pPr>
              <w:spacing w:after="0" w:line="240" w:lineRule="auto"/>
              <w:jc w:val="both"/>
              <w:rPr>
                <w:rFonts w:asciiTheme="majorBidi" w:eastAsia="Times New Roman" w:hAnsiTheme="majorBidi" w:cstheme="majorBidi" w:hint="cs"/>
                <w:color w:val="000000"/>
                <w:sz w:val="20"/>
                <w:szCs w:val="20"/>
                <w:rtl/>
              </w:rPr>
            </w:pPr>
            <w:r w:rsidRPr="00AE0693">
              <w:rPr>
                <w:rFonts w:asciiTheme="majorBidi" w:eastAsia="Times New Roman" w:hAnsiTheme="majorBidi" w:cstheme="majorBidi"/>
                <w:color w:val="000000"/>
                <w:sz w:val="20"/>
                <w:szCs w:val="20"/>
              </w:rPr>
              <w:t> </w:t>
            </w:r>
            <w:r w:rsidR="00304EE3">
              <w:rPr>
                <w:rFonts w:asciiTheme="majorBidi" w:eastAsia="Times New Roman" w:hAnsiTheme="majorBidi" w:cstheme="majorBidi"/>
                <w:color w:val="000000"/>
                <w:sz w:val="20"/>
                <w:szCs w:val="20"/>
              </w:rPr>
              <w:t>According to our information gathering, it is apparent that there is a need for an on-campus delivery solution. Which would benefit the administrators in efficiently completing their work and stu</w:t>
            </w:r>
            <w:r w:rsidR="001376C7">
              <w:rPr>
                <w:rFonts w:asciiTheme="majorBidi" w:eastAsia="Times New Roman" w:hAnsiTheme="majorBidi" w:cstheme="majorBidi"/>
                <w:color w:val="000000"/>
                <w:sz w:val="20"/>
                <w:szCs w:val="20"/>
              </w:rPr>
              <w:t>dents by reducing time wasted going back and forth between buildings.</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5F46398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r w:rsidR="00070E2D">
              <w:rPr>
                <w:rFonts w:asciiTheme="majorBidi" w:eastAsia="Times New Roman" w:hAnsiTheme="majorBidi" w:cstheme="majorBidi"/>
                <w:color w:val="000000"/>
                <w:sz w:val="20"/>
                <w:szCs w:val="20"/>
              </w:rPr>
              <w:t xml:space="preserve">The university campus consists of different terrains: roads, tiles, grass which might be challenging to traverse for a ground robot. In addition to that, there are moving objects (people, </w:t>
            </w:r>
            <w:r w:rsidR="00D5062D">
              <w:rPr>
                <w:rFonts w:asciiTheme="majorBidi" w:eastAsia="Times New Roman" w:hAnsiTheme="majorBidi" w:cstheme="majorBidi"/>
                <w:color w:val="000000"/>
                <w:sz w:val="20"/>
                <w:szCs w:val="20"/>
              </w:rPr>
              <w:t>cars) which</w:t>
            </w:r>
            <w:r w:rsidR="00070E2D">
              <w:rPr>
                <w:rFonts w:asciiTheme="majorBidi" w:eastAsia="Times New Roman" w:hAnsiTheme="majorBidi" w:cstheme="majorBidi"/>
                <w:color w:val="000000"/>
                <w:sz w:val="20"/>
                <w:szCs w:val="20"/>
              </w:rPr>
              <w:t xml:space="preserve"> might </w:t>
            </w:r>
            <w:r w:rsidR="00070E2D" w:rsidRPr="00070E2D">
              <w:rPr>
                <w:rFonts w:asciiTheme="majorBidi" w:eastAsia="Times New Roman" w:hAnsiTheme="majorBidi" w:cstheme="majorBidi"/>
                <w:color w:val="000000"/>
                <w:sz w:val="20"/>
                <w:szCs w:val="20"/>
              </w:rPr>
              <w:t>necessitate</w:t>
            </w:r>
            <w:r w:rsidR="00070E2D">
              <w:rPr>
                <w:rFonts w:asciiTheme="majorBidi" w:eastAsia="Times New Roman" w:hAnsiTheme="majorBidi" w:cstheme="majorBidi"/>
                <w:color w:val="000000"/>
                <w:sz w:val="20"/>
                <w:szCs w:val="20"/>
              </w:rPr>
              <w:t xml:space="preserve"> obstacle avoidance.</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Lower Level:</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3DC50A0E"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the movement of the economy inside the campus, by providing the infrastructure for an automated delivery option.</w:t>
            </w:r>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Higher Level:</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4BCA9036" w:rsidR="004F6E84" w:rsidRPr="004F6E84" w:rsidRDefault="00B46152" w:rsidP="004F6E84">
            <w:pPr>
              <w:spacing w:after="0" w:line="240" w:lineRule="auto"/>
              <w:jc w:val="center"/>
              <w:rPr>
                <w:rFonts w:asciiTheme="majorBidi" w:eastAsia="Times New Roman" w:hAnsiTheme="majorBidi" w:cstheme="majorBidi"/>
                <w:color w:val="FFFFFF"/>
              </w:rPr>
            </w:pPr>
            <w:r w:rsidRPr="00852010">
              <w:rPr>
                <w:rFonts w:asciiTheme="majorBidi" w:eastAsia="Times New Roman" w:hAnsiTheme="majorBidi" w:cstheme="majorBidi"/>
                <w:b/>
                <w:bCs/>
                <w:color w:val="FFFFFF"/>
                <w:rPrChange w:id="17" w:author="WAEL RABAH W ALDHAHERI" w:date="2021-09-28T21:04:00Z">
                  <w:rPr>
                    <w:rFonts w:asciiTheme="majorBidi" w:eastAsia="Times New Roman" w:hAnsiTheme="majorBidi" w:cstheme="majorBidi"/>
                    <w:color w:val="FFFFFF"/>
                  </w:rPr>
                </w:rPrChange>
              </w:rPr>
              <w:t>4.</w:t>
            </w:r>
            <w:ins w:id="18" w:author="WAEL RABAH W ALDHAHERI" w:date="2021-09-28T22:05:00Z">
              <w:r w:rsidR="00304EE3">
                <w:rPr>
                  <w:rFonts w:asciiTheme="majorBidi" w:eastAsia="Times New Roman" w:hAnsiTheme="majorBidi" w:cstheme="majorBidi"/>
                  <w:b/>
                  <w:bCs/>
                  <w:color w:val="FFFFFF"/>
                </w:rPr>
                <w:t xml:space="preserve"> </w:t>
              </w:r>
            </w:ins>
            <w:r w:rsidR="004F6E84" w:rsidRPr="00852010">
              <w:rPr>
                <w:rFonts w:asciiTheme="majorBidi" w:eastAsia="Times New Roman" w:hAnsiTheme="majorBidi" w:cstheme="majorBidi"/>
                <w:b/>
                <w:bCs/>
                <w:color w:val="FFFFFF"/>
                <w:rPrChange w:id="19" w:author="WAEL RABAH W ALDHAHERI" w:date="2021-09-28T21:04:00Z">
                  <w:rPr>
                    <w:rFonts w:asciiTheme="majorBidi" w:eastAsia="Times New Roman" w:hAnsiTheme="majorBidi" w:cstheme="majorBidi"/>
                    <w:color w:val="FFFFFF"/>
                  </w:rPr>
                </w:rPrChange>
              </w:rPr>
              <w:t>Project Purpose</w:t>
            </w:r>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RDefault="00C23079" w:rsidP="00F13440">
      <w:pPr>
        <w:jc w:val="both"/>
        <w:rPr>
          <w:rFonts w:asciiTheme="majorBidi" w:hAnsiTheme="majorBidi" w:cstheme="majorBidi"/>
          <w:b/>
          <w:bCs/>
          <w:sz w:val="20"/>
          <w:szCs w:val="20"/>
        </w:rPr>
      </w:pPr>
    </w:p>
    <w:p w14:paraId="0D5CA7CD" w14:textId="369E2A95" w:rsidR="003D3E70" w:rsidRDefault="003D3E70" w:rsidP="00F13440">
      <w:pPr>
        <w:jc w:val="both"/>
        <w:rPr>
          <w:rFonts w:asciiTheme="majorBidi" w:hAnsiTheme="majorBidi" w:cstheme="majorBidi"/>
          <w:b/>
          <w:bCs/>
          <w:sz w:val="20"/>
          <w:szCs w:val="20"/>
        </w:rPr>
      </w:pPr>
    </w:p>
    <w:p w14:paraId="6CD45810" w14:textId="29435806" w:rsidR="003D3E70" w:rsidRDefault="003D3E70" w:rsidP="00F13440">
      <w:pPr>
        <w:jc w:val="both"/>
        <w:rPr>
          <w:rFonts w:asciiTheme="majorBidi" w:hAnsiTheme="majorBidi" w:cstheme="majorBidi"/>
          <w:b/>
          <w:bCs/>
          <w:sz w:val="20"/>
          <w:szCs w:val="20"/>
        </w:rPr>
      </w:pPr>
    </w:p>
    <w:p w14:paraId="17949B8C" w14:textId="3B201AA2" w:rsidR="003D3E70" w:rsidRDefault="003D3E70" w:rsidP="00F13440">
      <w:pPr>
        <w:jc w:val="both"/>
        <w:rPr>
          <w:rFonts w:asciiTheme="majorBidi" w:hAnsiTheme="majorBidi" w:cstheme="majorBidi"/>
          <w:b/>
          <w:bCs/>
          <w:sz w:val="20"/>
          <w:szCs w:val="20"/>
        </w:rPr>
      </w:pPr>
    </w:p>
    <w:p w14:paraId="59AA8B59" w14:textId="77777777" w:rsidR="003D3E70" w:rsidRPr="004A3D33" w:rsidRDefault="003D3E70" w:rsidP="00F13440">
      <w:pPr>
        <w:jc w:val="both"/>
        <w:rPr>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53E4C6B3" w:rsidR="003D3E70" w:rsidRPr="005D550E" w:rsidRDefault="003D3E70" w:rsidP="00DC1A2B">
            <w:pPr>
              <w:spacing w:after="0" w:line="240" w:lineRule="auto"/>
              <w:jc w:val="center"/>
              <w:rPr>
                <w:rFonts w:ascii="Times New Roman" w:eastAsia="Times New Roman" w:hAnsi="Times New Roman" w:cs="Times New Roman"/>
                <w:b/>
                <w:bCs/>
                <w:color w:val="FFFFFF"/>
                <w:sz w:val="20"/>
                <w:szCs w:val="20"/>
              </w:rPr>
            </w:pPr>
            <w:r w:rsidRPr="00E52502">
              <w:rPr>
                <w:rFonts w:ascii="Times New Roman" w:eastAsia="Times New Roman" w:hAnsi="Times New Roman" w:cs="Times New Roman"/>
                <w:b/>
                <w:bCs/>
                <w:color w:val="FFFFFF"/>
              </w:rPr>
              <w:t>5.</w:t>
            </w:r>
            <w:ins w:id="20" w:author="WAEL RABAH W ALDHAHERI" w:date="2021-09-28T21:04:00Z">
              <w:r w:rsidR="00852010">
                <w:rPr>
                  <w:rFonts w:ascii="Times New Roman" w:eastAsia="Times New Roman" w:hAnsi="Times New Roman" w:cs="Times New Roman"/>
                  <w:b/>
                  <w:bCs/>
                  <w:color w:val="FFFFFF"/>
                </w:rPr>
                <w:t xml:space="preserve"> </w:t>
              </w:r>
            </w:ins>
            <w:r w:rsidRPr="005D550E">
              <w:rPr>
                <w:rFonts w:ascii="Times New Roman" w:eastAsia="Times New Roman" w:hAnsi="Times New Roman" w:cs="Times New Roman"/>
                <w:b/>
                <w:bCs/>
                <w:color w:val="FFFFFF"/>
              </w:rPr>
              <w:t>Project Description</w:t>
            </w:r>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77777777" w:rsidR="009D4546" w:rsidRPr="00D44D20" w:rsidRDefault="009D4546" w:rsidP="009D4546">
            <w:pPr>
              <w:pStyle w:val="ListParagraph"/>
              <w:numPr>
                <w:ilvl w:val="0"/>
                <w:numId w:val="4"/>
              </w:numPr>
              <w:rPr>
                <w:sz w:val="20"/>
                <w:szCs w:val="20"/>
              </w:rPr>
            </w:pPr>
            <w:r w:rsidRPr="00D44D20">
              <w:rPr>
                <w:sz w:val="20"/>
                <w:szCs w:val="20"/>
              </w:rPr>
              <w:t>The ability to move around the campus autonomously</w:t>
            </w:r>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Operate within 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7A7F9964" w14:textId="0F8DFA11" w:rsidR="009D4546" w:rsidRPr="00D44D20" w:rsidRDefault="009D4546" w:rsidP="009D4546">
            <w:pPr>
              <w:pStyle w:val="ListParagraph"/>
              <w:numPr>
                <w:ilvl w:val="0"/>
                <w:numId w:val="7"/>
              </w:numPr>
              <w:spacing w:after="0" w:line="240" w:lineRule="auto"/>
              <w:rPr>
                <w:sz w:val="20"/>
                <w:szCs w:val="20"/>
              </w:rPr>
            </w:pPr>
            <w:r w:rsidRPr="00D44D20">
              <w:rPr>
                <w:sz w:val="20"/>
                <w:szCs w:val="20"/>
              </w:rPr>
              <w:t>Neat design</w:t>
            </w:r>
          </w:p>
          <w:p w14:paraId="0C2C8984" w14:textId="413A63A9" w:rsidR="009D4546" w:rsidRPr="00D44D20" w:rsidRDefault="009D4546" w:rsidP="009D4546">
            <w:pPr>
              <w:pStyle w:val="ListParagraph"/>
              <w:numPr>
                <w:ilvl w:val="0"/>
                <w:numId w:val="7"/>
              </w:numPr>
              <w:spacing w:line="259" w:lineRule="auto"/>
              <w:rPr>
                <w:sz w:val="20"/>
                <w:szCs w:val="20"/>
              </w:rPr>
            </w:pPr>
            <w:r w:rsidRPr="00D44D20">
              <w:rPr>
                <w:sz w:val="20"/>
                <w:szCs w:val="20"/>
              </w:rPr>
              <w:t>Does not procure harmful gas emissions.</w:t>
            </w:r>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RDefault="00EB38B7" w:rsidP="00F13440">
      <w:pPr>
        <w:rPr>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0AA7951A" w:rsidR="00E44A17" w:rsidRPr="00E44A17" w:rsidRDefault="00DE7CDB" w:rsidP="00E44A17">
            <w:pPr>
              <w:spacing w:after="0" w:line="240" w:lineRule="auto"/>
              <w:jc w:val="center"/>
              <w:rPr>
                <w:rFonts w:asciiTheme="majorBidi" w:eastAsia="Times New Roman" w:hAnsiTheme="majorBidi" w:cstheme="majorBidi"/>
                <w:b/>
                <w:bCs/>
                <w:color w:val="FFFFFF"/>
              </w:rPr>
            </w:pPr>
            <w:r w:rsidRPr="00DE7CDB">
              <w:rPr>
                <w:rFonts w:asciiTheme="majorBidi" w:eastAsia="Times New Roman" w:hAnsiTheme="majorBidi" w:cstheme="majorBidi"/>
                <w:b/>
                <w:bCs/>
                <w:color w:val="FFFFFF"/>
              </w:rPr>
              <w:t>6.</w:t>
            </w:r>
            <w:ins w:id="21" w:author="WAEL RABAH W ALDHAHERI" w:date="2021-09-28T21:05:00Z">
              <w:r w:rsidR="00852010">
                <w:rPr>
                  <w:rFonts w:asciiTheme="majorBidi" w:eastAsia="Times New Roman" w:hAnsiTheme="majorBidi" w:cstheme="majorBidi"/>
                  <w:b/>
                  <w:bCs/>
                  <w:color w:val="FFFFFF"/>
                </w:rPr>
                <w:t xml:space="preserve"> </w:t>
              </w:r>
            </w:ins>
            <w:r w:rsidR="00E44A17" w:rsidRPr="00E44A17">
              <w:rPr>
                <w:rFonts w:asciiTheme="majorBidi" w:eastAsia="Times New Roman" w:hAnsiTheme="majorBidi" w:cstheme="majorBidi"/>
                <w:b/>
                <w:bCs/>
                <w:color w:val="FFFFFF"/>
              </w:rPr>
              <w:t>Project Milestones</w:t>
            </w:r>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ADE48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5158BCD1"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54506E2C"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39A0BD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AFD9E9" w14:textId="32B90940"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S</w:t>
            </w:r>
            <w:r w:rsidR="005A12D4" w:rsidRPr="005A12D4">
              <w:rPr>
                <w:rFonts w:asciiTheme="majorBidi" w:hAnsiTheme="majorBidi" w:cstheme="majorBidi"/>
                <w:sz w:val="20"/>
                <w:szCs w:val="20"/>
              </w:rPr>
              <w:t>tart working on technical design document</w:t>
            </w:r>
          </w:p>
          <w:p w14:paraId="4DB92734" w14:textId="0247A82C"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321C34A" w14:textId="68F2D5FC"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14DE013" w14:textId="2C9F7C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39AA7DE"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D2DC1" w14:textId="71D114C8"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A177C1D" w14:textId="3D581B29"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20136A8" w14:textId="7D7557C2"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66C4885"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AA6906" w14:textId="6DCD77CF"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T</w:t>
            </w:r>
            <w:r w:rsidR="005A12D4" w:rsidRPr="005A12D4">
              <w:rPr>
                <w:rFonts w:asciiTheme="majorBidi" w:hAnsiTheme="majorBidi" w:cstheme="majorBidi"/>
                <w:sz w:val="20"/>
                <w:szCs w:val="20"/>
              </w:rPr>
              <w:t>erm-1 Presentation</w:t>
            </w:r>
          </w:p>
          <w:p w14:paraId="3F26CB83" w14:textId="408BF28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E5A2E97" w14:textId="59FAF55D"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74BA3410" w14:textId="19B4987A"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1BFD4C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FE6B933" w14:textId="302B6204"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I</w:t>
            </w:r>
            <w:r w:rsidR="005A12D4" w:rsidRPr="005A12D4">
              <w:rPr>
                <w:rFonts w:asciiTheme="majorBidi" w:hAnsiTheme="majorBidi" w:cstheme="majorBidi"/>
                <w:sz w:val="20"/>
                <w:szCs w:val="20"/>
              </w:rPr>
              <w:t>mplement the algorithms</w:t>
            </w:r>
          </w:p>
          <w:p w14:paraId="2326CFCA" w14:textId="315BB1CB"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2FE3813" w14:textId="395B6231"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0DB9F384" w14:textId="404A427B"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11CA69E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30EAE5B1" w14:textId="44BF75D5"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3764C274" w14:textId="4200CCE7"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2F84B96D" w14:textId="7BE551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ED6C81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9D375" w14:textId="6257ABDE"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artifact</w:t>
            </w:r>
          </w:p>
          <w:p w14:paraId="1D4DC4EC" w14:textId="0F62332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B884AD4" w14:textId="7542FBD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46AB9097" w14:textId="2771E69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507FF61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2E0217A5" w14:textId="5D4DFDB2"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term-2 report</w:t>
            </w:r>
          </w:p>
          <w:p w14:paraId="50C644DD" w14:textId="2151E8A3"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
          <w:p w14:paraId="614CA275" w14:textId="2EA46AA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40149FB" w14:textId="57A906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5A0FB247" w:rsidR="000B66B6" w:rsidRPr="000B66B6" w:rsidRDefault="00AD6D5D" w:rsidP="008F6567">
            <w:pPr>
              <w:spacing w:after="0" w:line="240" w:lineRule="auto"/>
              <w:jc w:val="center"/>
              <w:rPr>
                <w:rFonts w:ascii="Times New Roman" w:eastAsia="Times New Roman" w:hAnsi="Times New Roman" w:cs="Times New Roman"/>
                <w:b/>
                <w:bCs/>
                <w:color w:val="FFFFFF"/>
              </w:rPr>
            </w:pPr>
            <w:r>
              <w:rPr>
                <w:rFonts w:ascii="Times New Roman" w:eastAsia="Times New Roman" w:hAnsi="Times New Roman" w:cs="Times New Roman"/>
                <w:b/>
                <w:bCs/>
                <w:color w:val="FFFFFF"/>
              </w:rPr>
              <w:t>7.</w:t>
            </w:r>
            <w:ins w:id="22" w:author="WAEL RABAH W ALDHAHERI" w:date="2021-09-28T21:05:00Z">
              <w:r w:rsidR="00852010">
                <w:rPr>
                  <w:rFonts w:ascii="Times New Roman" w:eastAsia="Times New Roman" w:hAnsi="Times New Roman" w:cs="Times New Roman"/>
                  <w:b/>
                  <w:bCs/>
                  <w:color w:val="FFFFFF"/>
                </w:rPr>
                <w:t xml:space="preserve"> </w:t>
              </w:r>
            </w:ins>
            <w:r w:rsidR="000B66B6" w:rsidRPr="000B66B6">
              <w:rPr>
                <w:rFonts w:ascii="Times New Roman" w:eastAsia="Times New Roman" w:hAnsi="Times New Roman" w:cs="Times New Roman"/>
                <w:b/>
                <w:bCs/>
                <w:color w:val="FFFFFF"/>
              </w:rPr>
              <w:t>Risks &amp; Remedies</w:t>
            </w:r>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5FA30A9A"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eak wide fidelity 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39104252"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 xml:space="preserve">Use </w:t>
            </w:r>
            <w:del w:id="23" w:author="WAEL RABAH W ALDHAHERI" w:date="2021-09-28T22:04:00Z">
              <w:r w:rsidRPr="00EE1E67" w:rsidDel="00304EE3">
                <w:rPr>
                  <w:rFonts w:asciiTheme="majorBidi" w:hAnsiTheme="majorBidi" w:cstheme="majorBidi"/>
                  <w:sz w:val="20"/>
                  <w:szCs w:val="20"/>
                </w:rPr>
                <w:delText xml:space="preserve">4g </w:delText>
              </w:r>
            </w:del>
            <w:ins w:id="24" w:author="WAEL RABAH W ALDHAHERI" w:date="2021-09-28T22:04:00Z">
              <w:r w:rsidR="00304EE3" w:rsidRPr="00EE1E67">
                <w:rPr>
                  <w:rFonts w:asciiTheme="majorBidi" w:hAnsiTheme="majorBidi" w:cstheme="majorBidi"/>
                  <w:sz w:val="20"/>
                  <w:szCs w:val="20"/>
                </w:rPr>
                <w:t>4</w:t>
              </w:r>
              <w:r w:rsidR="00304EE3">
                <w:rPr>
                  <w:rFonts w:asciiTheme="majorBidi" w:hAnsiTheme="majorBidi" w:cstheme="majorBidi"/>
                  <w:sz w:val="20"/>
                  <w:szCs w:val="20"/>
                </w:rPr>
                <w:t>G</w:t>
              </w:r>
              <w:r w:rsidR="00304EE3" w:rsidRPr="00EE1E67">
                <w:rPr>
                  <w:rFonts w:asciiTheme="majorBidi" w:hAnsiTheme="majorBidi" w:cstheme="majorBidi"/>
                  <w:sz w:val="20"/>
                  <w:szCs w:val="20"/>
                </w:rPr>
                <w:t xml:space="preserve"> </w:t>
              </w:r>
            </w:ins>
            <w:r w:rsidRPr="00EE1E67">
              <w:rPr>
                <w:rFonts w:asciiTheme="majorBidi" w:hAnsiTheme="majorBidi" w:cstheme="majorBidi"/>
                <w:sz w:val="20"/>
                <w:szCs w:val="20"/>
              </w:rPr>
              <w:t>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Shipping delay/dead on 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27373199" w:rsidR="003E2282" w:rsidRPr="003E2282" w:rsidRDefault="005B1D0E" w:rsidP="003E2282">
            <w:pPr>
              <w:spacing w:after="0" w:line="240" w:lineRule="auto"/>
              <w:jc w:val="center"/>
              <w:rPr>
                <w:rFonts w:asciiTheme="majorBidi" w:eastAsia="Times New Roman" w:hAnsiTheme="majorBidi" w:cstheme="majorBidi"/>
                <w:b/>
                <w:bCs/>
                <w:color w:val="FFFFFF"/>
              </w:rPr>
            </w:pPr>
            <w:r w:rsidRPr="00304EE3">
              <w:rPr>
                <w:rFonts w:asciiTheme="majorBidi" w:eastAsia="Times New Roman" w:hAnsiTheme="majorBidi" w:cstheme="majorBidi"/>
                <w:b/>
                <w:bCs/>
                <w:color w:val="FFFFFF"/>
              </w:rPr>
              <w:t>8</w:t>
            </w:r>
            <w:r w:rsidRPr="004B3B53">
              <w:rPr>
                <w:rFonts w:asciiTheme="majorBidi" w:eastAsia="Times New Roman" w:hAnsiTheme="majorBidi" w:cstheme="majorBidi"/>
                <w:b/>
                <w:bCs/>
                <w:color w:val="FFFFFF"/>
              </w:rPr>
              <w:t>.</w:t>
            </w:r>
            <w:ins w:id="25" w:author="WAEL RABAH W ALDHAHERI" w:date="2021-09-28T21:05:00Z">
              <w:r w:rsidR="00852010">
                <w:rPr>
                  <w:rFonts w:asciiTheme="majorBidi" w:eastAsia="Times New Roman" w:hAnsiTheme="majorBidi" w:cstheme="majorBidi"/>
                  <w:b/>
                  <w:bCs/>
                  <w:color w:val="FFFFFF"/>
                </w:rPr>
                <w:t xml:space="preserve"> </w:t>
              </w:r>
            </w:ins>
            <w:r w:rsidRPr="004B3B53">
              <w:rPr>
                <w:rFonts w:asciiTheme="majorBidi" w:eastAsia="Times New Roman" w:hAnsiTheme="majorBidi" w:cstheme="majorBidi"/>
                <w:b/>
                <w:bCs/>
                <w:color w:val="FFFFFF"/>
              </w:rPr>
              <w:t>Roles &amp;</w:t>
            </w:r>
            <w:r w:rsidR="003E2282" w:rsidRPr="003E2282">
              <w:rPr>
                <w:rFonts w:asciiTheme="majorBidi" w:eastAsia="Times New Roman" w:hAnsiTheme="majorBidi" w:cstheme="majorBidi"/>
                <w:b/>
                <w:bCs/>
                <w:color w:val="FFFFFF"/>
              </w:rPr>
              <w:t xml:space="preserve"> Responsibilities</w:t>
            </w:r>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proofErr w:type="gramStart"/>
            <w:r w:rsidRPr="003E2282">
              <w:rPr>
                <w:rFonts w:asciiTheme="majorBidi" w:eastAsia="Times New Roman" w:hAnsiTheme="majorBidi" w:cstheme="majorBidi"/>
                <w:color w:val="000000"/>
                <w:sz w:val="20"/>
                <w:szCs w:val="20"/>
              </w:rPr>
              <w:t>Dr.Muhammed</w:t>
            </w:r>
            <w:proofErr w:type="spellEnd"/>
            <w:proofErr w:type="gramEnd"/>
            <w:r w:rsidRPr="003E2282">
              <w:rPr>
                <w:rFonts w:asciiTheme="majorBidi" w:eastAsia="Times New Roman" w:hAnsiTheme="majorBidi" w:cstheme="majorBidi"/>
                <w:color w:val="000000"/>
                <w:sz w:val="20"/>
                <w:szCs w:val="20"/>
              </w:rPr>
              <w:t xml:space="preserve">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350B4F52" w:rsidR="00F17D06" w:rsidRPr="00F17D06" w:rsidRDefault="00F17D06" w:rsidP="00DC1A2B">
            <w:pPr>
              <w:spacing w:after="0" w:line="240" w:lineRule="auto"/>
              <w:jc w:val="center"/>
              <w:rPr>
                <w:rFonts w:ascii="Times New Roman" w:eastAsia="Times New Roman" w:hAnsi="Times New Roman" w:cs="Times New Roman"/>
                <w:b/>
                <w:bCs/>
                <w:color w:val="FFFFFF"/>
              </w:rPr>
            </w:pPr>
            <w:r w:rsidRPr="00F17D06">
              <w:rPr>
                <w:rFonts w:ascii="Times New Roman" w:eastAsia="Times New Roman" w:hAnsi="Times New Roman" w:cs="Times New Roman"/>
                <w:b/>
                <w:bCs/>
                <w:color w:val="FFFFFF"/>
              </w:rPr>
              <w:t>9.</w:t>
            </w:r>
            <w:ins w:id="26" w:author="WAEL RABAH W ALDHAHERI" w:date="2021-09-28T22:05:00Z">
              <w:r w:rsidR="00304EE3">
                <w:rPr>
                  <w:rFonts w:ascii="Times New Roman" w:eastAsia="Times New Roman" w:hAnsi="Times New Roman" w:cs="Times New Roman"/>
                  <w:b/>
                  <w:bCs/>
                  <w:color w:val="FFFFFF"/>
                </w:rPr>
                <w:t xml:space="preserve"> </w:t>
              </w:r>
            </w:ins>
            <w:r w:rsidRPr="00F17D06">
              <w:rPr>
                <w:rFonts w:ascii="Times New Roman" w:eastAsia="Times New Roman" w:hAnsi="Times New Roman" w:cs="Times New Roman"/>
                <w:b/>
                <w:bCs/>
                <w:color w:val="FFFFFF"/>
              </w:rPr>
              <w:t>Sign Off</w:t>
            </w:r>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Dr.Muhammed</w:t>
            </w:r>
            <w:proofErr w:type="spellEnd"/>
            <w:proofErr w:type="gramEnd"/>
            <w:r>
              <w:rPr>
                <w:rFonts w:ascii="Times New Roman" w:eastAsia="Times New Roman" w:hAnsi="Times New Roman" w:cs="Times New Roman"/>
                <w:color w:val="000000"/>
              </w:rPr>
              <w:t xml:space="preserve">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4F29198A" w:rsidR="00F17D06" w:rsidRPr="00F17D06" w:rsidRDefault="00282111" w:rsidP="00282111">
            <w:pPr>
              <w:spacing w:after="0" w:line="240" w:lineRule="auto"/>
              <w:jc w:val="center"/>
              <w:rPr>
                <w:rFonts w:ascii="Times New Roman" w:eastAsia="Times New Roman" w:hAnsi="Times New Roman" w:cs="Times New Roman"/>
                <w:color w:val="000000"/>
              </w:rPr>
            </w:pPr>
            <w:r>
              <w:rPr>
                <w:lang w:val="en-GB"/>
              </w:rPr>
              <w:object w:dxaOrig="4056" w:dyaOrig="2184" w14:anchorId="5209B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35pt;height:45.65pt" o:ole="">
                  <v:imagedata r:id="rId12" o:title=""/>
                </v:shape>
                <o:OLEObject Type="Embed" ProgID="PBrush" ShapeID="_x0000_i1025" DrawAspect="Content" ObjectID="_1694373028" r:id="rId13"/>
              </w:object>
            </w: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77777777" w:rsidR="002F27C0" w:rsidRPr="004A3D33" w:rsidRDefault="002F27C0" w:rsidP="00F13440">
      <w:pPr>
        <w:rPr>
          <w:rFonts w:asciiTheme="majorBidi" w:hAnsiTheme="majorBidi" w:cstheme="majorBidi"/>
        </w:rPr>
      </w:pPr>
    </w:p>
    <w:p w14:paraId="25D3D7DE" w14:textId="1CBA70C2" w:rsidR="00F13440" w:rsidRPr="00CD1067" w:rsidRDefault="0013547D" w:rsidP="00F13440">
      <w:pPr>
        <w:rPr>
          <w:rFonts w:asciiTheme="majorBidi" w:hAnsiTheme="majorBidi" w:cstheme="majorBidi"/>
          <w:b/>
          <w:bCs/>
          <w:sz w:val="24"/>
          <w:szCs w:val="24"/>
        </w:rPr>
      </w:pPr>
      <w:r w:rsidRPr="00CD1067">
        <w:rPr>
          <w:rFonts w:asciiTheme="majorBidi" w:hAnsiTheme="majorBidi" w:cstheme="majorBidi"/>
          <w:b/>
          <w:bCs/>
          <w:sz w:val="24"/>
          <w:szCs w:val="24"/>
        </w:rPr>
        <w:t>References</w:t>
      </w:r>
    </w:p>
    <w:p w14:paraId="7906C58C" w14:textId="7A239B19"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1]J.</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Waykule</w:t>
      </w:r>
      <w:proofErr w:type="spellEnd"/>
      <w:r w:rsidRPr="0013547D">
        <w:rPr>
          <w:rFonts w:asciiTheme="majorBidi" w:hAnsiTheme="majorBidi" w:cstheme="majorBidi"/>
          <w:sz w:val="20"/>
          <w:szCs w:val="20"/>
        </w:rPr>
        <w:t>,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541EDDCE" w14:textId="4C610FA1"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[2]"Prototype design of medical round supporting robot “</w:t>
      </w:r>
      <w:proofErr w:type="spellStart"/>
      <w:r w:rsidRPr="0013547D">
        <w:rPr>
          <w:rFonts w:asciiTheme="majorBidi" w:hAnsiTheme="majorBidi" w:cstheme="majorBidi"/>
          <w:sz w:val="20"/>
          <w:szCs w:val="20"/>
        </w:rPr>
        <w:t>Terapio</w:t>
      </w:r>
      <w:proofErr w:type="spellEnd"/>
      <w:r w:rsidRPr="0013547D">
        <w:rPr>
          <w:rFonts w:asciiTheme="majorBidi" w:hAnsiTheme="majorBidi" w:cstheme="majorBidi"/>
          <w:sz w:val="20"/>
          <w:szCs w:val="20"/>
        </w:rPr>
        <w:t>”",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42A16C94" w14:textId="0DFCFA0E"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3]D.</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Dhabale</w:t>
      </w:r>
      <w:proofErr w:type="spellEnd"/>
      <w:r w:rsidRPr="0013547D">
        <w:rPr>
          <w:rFonts w:asciiTheme="majorBidi" w:hAnsiTheme="majorBidi" w:cstheme="majorBidi"/>
          <w:sz w:val="20"/>
          <w:szCs w:val="20"/>
        </w:rPr>
        <w:t>,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23C44D41"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4]E.</w:t>
      </w:r>
      <w:proofErr w:type="gramEnd"/>
      <w:r w:rsidRPr="0013547D">
        <w:rPr>
          <w:rFonts w:asciiTheme="majorBidi" w:hAnsiTheme="majorBidi" w:cstheme="majorBidi"/>
          <w:sz w:val="20"/>
          <w:szCs w:val="20"/>
        </w:rPr>
        <w:t xml:space="preserv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A0A95" w14:textId="77777777" w:rsidR="00804248" w:rsidRDefault="00804248" w:rsidP="00EB38B7">
      <w:pPr>
        <w:spacing w:after="0" w:line="240" w:lineRule="auto"/>
      </w:pPr>
      <w:r>
        <w:separator/>
      </w:r>
    </w:p>
  </w:endnote>
  <w:endnote w:type="continuationSeparator" w:id="0">
    <w:p w14:paraId="0D63D488" w14:textId="77777777" w:rsidR="00804248" w:rsidRDefault="00804248"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End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B46CB" w14:textId="77777777" w:rsidR="00804248" w:rsidRDefault="00804248" w:rsidP="00EB38B7">
      <w:pPr>
        <w:spacing w:after="0" w:line="240" w:lineRule="auto"/>
      </w:pPr>
      <w:r>
        <w:separator/>
      </w:r>
    </w:p>
  </w:footnote>
  <w:footnote w:type="continuationSeparator" w:id="0">
    <w:p w14:paraId="3B069247" w14:textId="77777777" w:rsidR="00804248" w:rsidRDefault="00804248"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3"/>
  </w:num>
  <w:num w:numId="4">
    <w:abstractNumId w:val="1"/>
  </w:num>
  <w:num w:numId="5">
    <w:abstractNumId w:val="0"/>
  </w:num>
  <w:num w:numId="6">
    <w:abstractNumId w:val="9"/>
  </w:num>
  <w:num w:numId="7">
    <w:abstractNumId w:val="4"/>
  </w:num>
  <w:num w:numId="8">
    <w:abstractNumId w:val="7"/>
  </w:num>
  <w:num w:numId="9">
    <w:abstractNumId w:val="2"/>
  </w:num>
  <w:num w:numId="10">
    <w:abstractNumId w:val="5"/>
  </w:num>
  <w:num w:numId="11">
    <w:abstractNumId w:val="8"/>
  </w:num>
  <w:num w:numId="12">
    <w:abstractNumId w:val="10"/>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EL RABAH W ALDHAHERI">
    <w15:presenceInfo w15:providerId="None" w15:userId="WAEL RABAH W ALDHAH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23331"/>
    <w:rsid w:val="000236B3"/>
    <w:rsid w:val="000436CF"/>
    <w:rsid w:val="000546B5"/>
    <w:rsid w:val="0006691C"/>
    <w:rsid w:val="00070E2D"/>
    <w:rsid w:val="00072159"/>
    <w:rsid w:val="000B66B6"/>
    <w:rsid w:val="001113FE"/>
    <w:rsid w:val="00131E15"/>
    <w:rsid w:val="0013547D"/>
    <w:rsid w:val="001376C7"/>
    <w:rsid w:val="00147E9F"/>
    <w:rsid w:val="0015549B"/>
    <w:rsid w:val="001709D2"/>
    <w:rsid w:val="00183972"/>
    <w:rsid w:val="001D16C0"/>
    <w:rsid w:val="001E6B8F"/>
    <w:rsid w:val="00213FB2"/>
    <w:rsid w:val="002304B3"/>
    <w:rsid w:val="00244911"/>
    <w:rsid w:val="00252475"/>
    <w:rsid w:val="00264B0E"/>
    <w:rsid w:val="00272438"/>
    <w:rsid w:val="00282111"/>
    <w:rsid w:val="00283646"/>
    <w:rsid w:val="002914AE"/>
    <w:rsid w:val="00297B8B"/>
    <w:rsid w:val="002B7369"/>
    <w:rsid w:val="002D125B"/>
    <w:rsid w:val="002F27C0"/>
    <w:rsid w:val="00304EE3"/>
    <w:rsid w:val="003140A3"/>
    <w:rsid w:val="003334EE"/>
    <w:rsid w:val="00391174"/>
    <w:rsid w:val="00392C18"/>
    <w:rsid w:val="003B5FEB"/>
    <w:rsid w:val="003C0690"/>
    <w:rsid w:val="003D3E70"/>
    <w:rsid w:val="003E2282"/>
    <w:rsid w:val="00401C16"/>
    <w:rsid w:val="0040556D"/>
    <w:rsid w:val="004A3D33"/>
    <w:rsid w:val="004B3B53"/>
    <w:rsid w:val="004C1393"/>
    <w:rsid w:val="004C4CD3"/>
    <w:rsid w:val="004C6288"/>
    <w:rsid w:val="004F3070"/>
    <w:rsid w:val="004F6E84"/>
    <w:rsid w:val="005052E3"/>
    <w:rsid w:val="00515A21"/>
    <w:rsid w:val="00542528"/>
    <w:rsid w:val="005428F0"/>
    <w:rsid w:val="005639A5"/>
    <w:rsid w:val="005A12D4"/>
    <w:rsid w:val="005B1D0E"/>
    <w:rsid w:val="005B5354"/>
    <w:rsid w:val="005D35EA"/>
    <w:rsid w:val="005D550E"/>
    <w:rsid w:val="005F516D"/>
    <w:rsid w:val="0061267C"/>
    <w:rsid w:val="00636306"/>
    <w:rsid w:val="00653BAD"/>
    <w:rsid w:val="00654096"/>
    <w:rsid w:val="0066212C"/>
    <w:rsid w:val="00664AB6"/>
    <w:rsid w:val="006904D3"/>
    <w:rsid w:val="006A3435"/>
    <w:rsid w:val="006B689E"/>
    <w:rsid w:val="006D0A91"/>
    <w:rsid w:val="006D23CD"/>
    <w:rsid w:val="006D35F1"/>
    <w:rsid w:val="00723E00"/>
    <w:rsid w:val="007407A7"/>
    <w:rsid w:val="00804248"/>
    <w:rsid w:val="008078F8"/>
    <w:rsid w:val="008130BA"/>
    <w:rsid w:val="0081343C"/>
    <w:rsid w:val="00852010"/>
    <w:rsid w:val="00875844"/>
    <w:rsid w:val="008D0896"/>
    <w:rsid w:val="008E01B1"/>
    <w:rsid w:val="008F6567"/>
    <w:rsid w:val="009023CB"/>
    <w:rsid w:val="009176F3"/>
    <w:rsid w:val="00952E31"/>
    <w:rsid w:val="00970789"/>
    <w:rsid w:val="00973126"/>
    <w:rsid w:val="0097483F"/>
    <w:rsid w:val="009A371A"/>
    <w:rsid w:val="009A44BA"/>
    <w:rsid w:val="009B1146"/>
    <w:rsid w:val="009C6787"/>
    <w:rsid w:val="009D4546"/>
    <w:rsid w:val="009E123B"/>
    <w:rsid w:val="00A20F70"/>
    <w:rsid w:val="00A22D4F"/>
    <w:rsid w:val="00A23770"/>
    <w:rsid w:val="00A661A3"/>
    <w:rsid w:val="00A97440"/>
    <w:rsid w:val="00AC3810"/>
    <w:rsid w:val="00AC63F8"/>
    <w:rsid w:val="00AC6B33"/>
    <w:rsid w:val="00AD6D5D"/>
    <w:rsid w:val="00AE0693"/>
    <w:rsid w:val="00AE7A0C"/>
    <w:rsid w:val="00B00AB5"/>
    <w:rsid w:val="00B426C8"/>
    <w:rsid w:val="00B46152"/>
    <w:rsid w:val="00B50C89"/>
    <w:rsid w:val="00B53121"/>
    <w:rsid w:val="00B550BB"/>
    <w:rsid w:val="00B62FF8"/>
    <w:rsid w:val="00B86CA9"/>
    <w:rsid w:val="00B975E8"/>
    <w:rsid w:val="00BA5127"/>
    <w:rsid w:val="00BF0B7E"/>
    <w:rsid w:val="00BF40EA"/>
    <w:rsid w:val="00C133D4"/>
    <w:rsid w:val="00C23079"/>
    <w:rsid w:val="00C37F1A"/>
    <w:rsid w:val="00C51661"/>
    <w:rsid w:val="00C80554"/>
    <w:rsid w:val="00C85422"/>
    <w:rsid w:val="00CA675E"/>
    <w:rsid w:val="00CC2CD5"/>
    <w:rsid w:val="00CD1067"/>
    <w:rsid w:val="00CD7546"/>
    <w:rsid w:val="00D35E47"/>
    <w:rsid w:val="00D44D20"/>
    <w:rsid w:val="00D5062D"/>
    <w:rsid w:val="00D57A24"/>
    <w:rsid w:val="00D77B2D"/>
    <w:rsid w:val="00D90176"/>
    <w:rsid w:val="00D93186"/>
    <w:rsid w:val="00DD0929"/>
    <w:rsid w:val="00DE7CDB"/>
    <w:rsid w:val="00DF00BD"/>
    <w:rsid w:val="00DF57C7"/>
    <w:rsid w:val="00E13865"/>
    <w:rsid w:val="00E15745"/>
    <w:rsid w:val="00E44A17"/>
    <w:rsid w:val="00E52502"/>
    <w:rsid w:val="00E637AD"/>
    <w:rsid w:val="00EA60D5"/>
    <w:rsid w:val="00EB38B7"/>
    <w:rsid w:val="00EC05E2"/>
    <w:rsid w:val="00EC726D"/>
    <w:rsid w:val="00EE1E67"/>
    <w:rsid w:val="00F13440"/>
    <w:rsid w:val="00F146D0"/>
    <w:rsid w:val="00F17D06"/>
    <w:rsid w:val="00F26546"/>
    <w:rsid w:val="00F44054"/>
    <w:rsid w:val="00F45626"/>
    <w:rsid w:val="00F56137"/>
    <w:rsid w:val="00F67687"/>
    <w:rsid w:val="00F94043"/>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TotalTime>
  <Pages>12</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WAEL RABAH W ALDHAHERI</cp:lastModifiedBy>
  <cp:revision>163</cp:revision>
  <dcterms:created xsi:type="dcterms:W3CDTF">2021-09-27T13:28:00Z</dcterms:created>
  <dcterms:modified xsi:type="dcterms:W3CDTF">2021-09-28T19:24:00Z</dcterms:modified>
</cp:coreProperties>
</file>