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4A3D33" w:rsidRDefault="00147E9F" w:rsidP="00147E9F">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3B4EB058" w14:textId="77777777" w:rsidR="00147E9F" w:rsidRPr="004A3D33" w:rsidRDefault="00147E9F" w:rsidP="00147E9F">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4A3D33" w:rsidRDefault="00147E9F" w:rsidP="00147E9F">
      <w:pPr>
        <w:jc w:val="center"/>
        <w:rPr>
          <w:rFonts w:asciiTheme="majorBidi" w:hAnsiTheme="majorBidi" w:cstheme="majorBidi"/>
          <w:color w:val="2F5496" w:themeColor="accent1" w:themeShade="BF"/>
          <w:sz w:val="36"/>
          <w:szCs w:val="36"/>
        </w:rPr>
      </w:pPr>
      <w:bookmarkStart w:id="2" w:name="_Toc64849983"/>
      <w:r w:rsidRPr="004A3D33">
        <w:rPr>
          <w:rFonts w:asciiTheme="majorBidi" w:hAnsiTheme="majorBidi" w:cstheme="majorBidi"/>
          <w:color w:val="2F5496" w:themeColor="accent1" w:themeShade="BF"/>
          <w:sz w:val="36"/>
          <w:szCs w:val="36"/>
        </w:rPr>
        <w:t xml:space="preserve">King Abdulaziz University - Faculty of Engineering – </w:t>
      </w:r>
      <w:bookmarkEnd w:id="2"/>
      <w:r w:rsidRPr="004A3D33">
        <w:rPr>
          <w:rFonts w:asciiTheme="majorBidi" w:hAnsiTheme="majorBidi" w:cstheme="majorBidi"/>
          <w:color w:val="2F5496" w:themeColor="accent1" w:themeShade="BF"/>
          <w:sz w:val="36"/>
          <w:szCs w:val="36"/>
        </w:rPr>
        <w:t>EE-499</w:t>
      </w:r>
    </w:p>
    <w:p w14:paraId="49A3CC63" w14:textId="77777777" w:rsidR="00147E9F" w:rsidRPr="004A3D33" w:rsidRDefault="00147E9F" w:rsidP="00147E9F">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7A5FEE"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Senior </w:t>
      </w:r>
      <w:r w:rsidR="004C1393" w:rsidRPr="004A3D33">
        <w:rPr>
          <w:rFonts w:asciiTheme="majorBidi" w:hAnsiTheme="majorBidi" w:cstheme="majorBidi"/>
          <w:b/>
          <w:sz w:val="40"/>
        </w:rPr>
        <w:t>Design Project</w:t>
      </w:r>
    </w:p>
    <w:p w14:paraId="2BE4DBD7" w14:textId="7652C728"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Report #1</w:t>
      </w:r>
    </w:p>
    <w:p w14:paraId="05D293D6" w14:textId="5B4ACE4B" w:rsidR="00147E9F" w:rsidRPr="004A3D33" w:rsidRDefault="00147E9F" w:rsidP="00147E9F">
      <w:pPr>
        <w:spacing w:before="228"/>
        <w:ind w:left="1698" w:right="2118"/>
        <w:jc w:val="center"/>
        <w:rPr>
          <w:rFonts w:asciiTheme="majorBidi" w:hAnsiTheme="majorBidi" w:cstheme="majorBidi"/>
          <w:b/>
          <w:sz w:val="32"/>
          <w:szCs w:val="18"/>
        </w:rPr>
      </w:pPr>
      <w:r w:rsidRPr="004A3D33">
        <w:rPr>
          <w:rFonts w:asciiTheme="majorBidi" w:hAnsiTheme="majorBidi" w:cstheme="majorBidi"/>
          <w:sz w:val="32"/>
          <w:szCs w:val="18"/>
        </w:rPr>
        <w:t>Project Charter</w:t>
      </w:r>
    </w:p>
    <w:p w14:paraId="7A7E2C37" w14:textId="6021FB1E" w:rsidR="00147E9F" w:rsidRPr="004A3D33" w:rsidRDefault="00147E9F" w:rsidP="00147E9F">
      <w:pPr>
        <w:spacing w:before="379"/>
        <w:ind w:left="1701" w:right="2118"/>
        <w:jc w:val="center"/>
        <w:rPr>
          <w:rFonts w:asciiTheme="majorBidi" w:hAnsiTheme="majorBidi" w:cstheme="majorBidi"/>
          <w:sz w:val="32"/>
        </w:rPr>
      </w:pPr>
      <w:r w:rsidRPr="004A3D33">
        <w:rPr>
          <w:rFonts w:asciiTheme="majorBidi" w:hAnsiTheme="majorBidi" w:cstheme="majorBidi"/>
          <w:sz w:val="32"/>
        </w:rPr>
        <w:t>Team#3</w:t>
      </w:r>
    </w:p>
    <w:p w14:paraId="12AB948E" w14:textId="419CA6C5" w:rsidR="0006691C" w:rsidRPr="004A3D33" w:rsidRDefault="0006691C" w:rsidP="001E6B8F">
      <w:pPr>
        <w:spacing w:before="379"/>
        <w:ind w:left="1701" w:right="2118"/>
        <w:jc w:val="center"/>
        <w:rPr>
          <w:rFonts w:asciiTheme="majorBidi" w:hAnsiTheme="majorBidi" w:cstheme="majorBidi"/>
          <w:sz w:val="32"/>
        </w:rPr>
      </w:pPr>
      <w:r w:rsidRPr="004A3D33">
        <w:rPr>
          <w:rFonts w:asciiTheme="majorBidi" w:hAnsiTheme="majorBidi" w:cstheme="majorBidi"/>
          <w:sz w:val="32"/>
        </w:rPr>
        <w:t xml:space="preserve">Advisor: </w:t>
      </w:r>
      <w:proofErr w:type="spellStart"/>
      <w:r w:rsidRPr="004A3D33">
        <w:rPr>
          <w:rFonts w:asciiTheme="majorBidi" w:hAnsiTheme="majorBidi" w:cstheme="majorBidi"/>
          <w:sz w:val="32"/>
        </w:rPr>
        <w:t>Dr.Muhammed</w:t>
      </w:r>
      <w:proofErr w:type="spellEnd"/>
      <w:r w:rsidRPr="004A3D33">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4A3D33"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4A3D33" w:rsidRDefault="00147E9F" w:rsidP="00DC1A2B">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4A3D33" w:rsidRDefault="00147E9F" w:rsidP="00DC1A2B">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147E9F" w:rsidRPr="004A3D33"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Muhannad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4A3D33" w:rsidRDefault="009176F3"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147E9F" w:rsidRPr="004A3D33"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147E9F" w:rsidRPr="004A3D33"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4A3D33" w:rsidRDefault="00147E9F" w:rsidP="00DC1A2B">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4A3D33" w:rsidRDefault="00401C16" w:rsidP="00DC1A2B">
            <w:pPr>
              <w:pStyle w:val="TableParagraph"/>
              <w:spacing w:before="38"/>
              <w:ind w:left="105"/>
              <w:rPr>
                <w:rFonts w:asciiTheme="majorBidi" w:hAnsiTheme="majorBidi" w:cstheme="majorBidi"/>
              </w:rPr>
            </w:pPr>
            <w:r w:rsidRPr="004A3D33">
              <w:rPr>
                <w:rFonts w:asciiTheme="majorBidi" w:hAnsiTheme="majorBidi" w:cstheme="majorBidi"/>
              </w:rPr>
              <w:t>Wael Rabah AlDhaheri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p w14:paraId="47946B73" w14:textId="3DC6C704" w:rsidR="004C1393" w:rsidDel="00F13DF9" w:rsidRDefault="004C1393">
      <w:pPr>
        <w:rPr>
          <w:del w:id="3" w:author="SULAIMAN ABDULLAH S ABBAS" w:date="2021-10-03T15:08:00Z"/>
          <w:rFonts w:asciiTheme="majorBidi" w:hAnsiTheme="majorBidi" w:cstheme="majorBidi"/>
        </w:rPr>
      </w:pPr>
    </w:p>
    <w:p w14:paraId="0DCDB767" w14:textId="2801A0D1" w:rsidR="00F13DF9" w:rsidRDefault="00F13DF9">
      <w:pPr>
        <w:rPr>
          <w:ins w:id="4" w:author="SULAIMAN ABDULLAH S ABBAS" w:date="2021-10-03T15:09:00Z"/>
          <w:rFonts w:asciiTheme="majorBidi" w:hAnsiTheme="majorBidi" w:cstheme="majorBidi"/>
        </w:rPr>
      </w:pPr>
    </w:p>
    <w:customXmlInsRangeStart w:id="5" w:author="SULAIMAN ABDULLAH S ABBAS" w:date="2021-10-03T15:11:00Z"/>
    <w:sdt>
      <w:sdtPr>
        <w:id w:val="-105654736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customXmlInsRangeEnd w:id="5"/>
        <w:p w14:paraId="545CBFF7" w14:textId="32BF75BC" w:rsidR="0039448C" w:rsidRPr="009C42CB" w:rsidRDefault="005177BD" w:rsidP="005177BD">
          <w:pPr>
            <w:pStyle w:val="TOCHeading"/>
            <w:jc w:val="center"/>
            <w:rPr>
              <w:ins w:id="6" w:author="SULAIMAN ABDULLAH S ABBAS" w:date="2021-10-03T15:11:00Z"/>
              <w:rFonts w:asciiTheme="majorBidi" w:hAnsiTheme="majorBidi"/>
              <w:sz w:val="40"/>
              <w:szCs w:val="40"/>
              <w:rPrChange w:id="7" w:author="SULAIMAN ABDULLAH S ABBAS" w:date="2021-10-03T15:16:00Z">
                <w:rPr>
                  <w:ins w:id="8" w:author="SULAIMAN ABDULLAH S ABBAS" w:date="2021-10-03T15:11:00Z"/>
                </w:rPr>
              </w:rPrChange>
            </w:rPr>
            <w:pPrChange w:id="9" w:author="SULAIMAN ABDULLAH S ABBAS" w:date="2021-10-03T15:16:00Z">
              <w:pPr>
                <w:pStyle w:val="TOCHeading"/>
              </w:pPr>
            </w:pPrChange>
          </w:pPr>
          <w:ins w:id="10" w:author="SULAIMAN ABDULLAH S ABBAS" w:date="2021-10-03T15:16:00Z">
            <w:r>
              <w:rPr>
                <w:rFonts w:asciiTheme="majorBidi" w:hAnsiTheme="majorBidi"/>
                <w:sz w:val="40"/>
                <w:szCs w:val="40"/>
              </w:rPr>
              <w:t>Tab</w:t>
            </w:r>
          </w:ins>
          <w:ins w:id="11" w:author="SULAIMAN ABDULLAH S ABBAS" w:date="2021-10-03T15:17:00Z">
            <w:r>
              <w:rPr>
                <w:rFonts w:asciiTheme="majorBidi" w:hAnsiTheme="majorBidi"/>
                <w:sz w:val="40"/>
                <w:szCs w:val="40"/>
              </w:rPr>
              <w:t>le Of Contents</w:t>
            </w:r>
          </w:ins>
        </w:p>
        <w:p w14:paraId="1B40911C" w14:textId="3E79F86B" w:rsidR="00D33A9F" w:rsidRPr="009C42CB" w:rsidRDefault="0039448C">
          <w:pPr>
            <w:pStyle w:val="TOC1"/>
            <w:rPr>
              <w:ins w:id="12" w:author="SULAIMAN ABDULLAH S ABBAS" w:date="2021-10-03T15:16:00Z"/>
              <w:rFonts w:cstheme="majorBidi"/>
              <w:b w:val="0"/>
              <w:bCs w:val="0"/>
              <w:sz w:val="28"/>
              <w:szCs w:val="28"/>
              <w:rPrChange w:id="13" w:author="SULAIMAN ABDULLAH S ABBAS" w:date="2021-10-03T15:16:00Z">
                <w:rPr>
                  <w:ins w:id="14" w:author="SULAIMAN ABDULLAH S ABBAS" w:date="2021-10-03T15:16:00Z"/>
                  <w:rFonts w:cstheme="minorBidi"/>
                  <w:b/>
                  <w:bCs/>
                  <w:noProof/>
                </w:rPr>
              </w:rPrChange>
            </w:rPr>
          </w:pPr>
          <w:ins w:id="15" w:author="SULAIMAN ABDULLAH S ABBAS" w:date="2021-10-03T15:11:00Z">
            <w:r w:rsidRPr="009C42CB">
              <w:rPr>
                <w:rFonts w:cstheme="majorBidi"/>
                <w:sz w:val="28"/>
                <w:szCs w:val="28"/>
                <w:rPrChange w:id="16" w:author="SULAIMAN ABDULLAH S ABBAS" w:date="2021-10-03T15:16:00Z">
                  <w:rPr/>
                </w:rPrChange>
              </w:rPr>
              <w:fldChar w:fldCharType="begin"/>
            </w:r>
            <w:r w:rsidRPr="009C42CB">
              <w:rPr>
                <w:rFonts w:cstheme="majorBidi"/>
                <w:sz w:val="28"/>
                <w:szCs w:val="28"/>
                <w:rPrChange w:id="17" w:author="SULAIMAN ABDULLAH S ABBAS" w:date="2021-10-03T15:16:00Z">
                  <w:rPr/>
                </w:rPrChange>
              </w:rPr>
              <w:instrText xml:space="preserve"> TOC \o "1-3" \h \z \u </w:instrText>
            </w:r>
            <w:r w:rsidRPr="009C42CB">
              <w:rPr>
                <w:rFonts w:cstheme="majorBidi"/>
                <w:sz w:val="28"/>
                <w:szCs w:val="28"/>
                <w:rPrChange w:id="18" w:author="SULAIMAN ABDULLAH S ABBAS" w:date="2021-10-03T15:16:00Z">
                  <w:rPr/>
                </w:rPrChange>
              </w:rPr>
              <w:fldChar w:fldCharType="separate"/>
            </w:r>
          </w:ins>
          <w:ins w:id="19" w:author="SULAIMAN ABDULLAH S ABBAS" w:date="2021-10-03T15:16:00Z">
            <w:r w:rsidR="00D33A9F" w:rsidRPr="009C42CB">
              <w:rPr>
                <w:rStyle w:val="Hyperlink"/>
                <w:rFonts w:cstheme="majorBidi"/>
                <w:sz w:val="28"/>
                <w:szCs w:val="28"/>
                <w:rPrChange w:id="20" w:author="SULAIMAN ABDULLAH S ABBAS" w:date="2021-10-03T15:16:00Z">
                  <w:rPr>
                    <w:rStyle w:val="Hyperlink"/>
                    <w:noProof/>
                  </w:rPr>
                </w:rPrChange>
              </w:rPr>
              <w:fldChar w:fldCharType="begin"/>
            </w:r>
            <w:r w:rsidR="00D33A9F" w:rsidRPr="009C42CB">
              <w:rPr>
                <w:rStyle w:val="Hyperlink"/>
                <w:rFonts w:cstheme="majorBidi"/>
                <w:sz w:val="28"/>
                <w:szCs w:val="28"/>
                <w:rPrChange w:id="21" w:author="SULAIMAN ABDULLAH S ABBAS" w:date="2021-10-03T15:16:00Z">
                  <w:rPr>
                    <w:rStyle w:val="Hyperlink"/>
                    <w:noProof/>
                  </w:rPr>
                </w:rPrChange>
              </w:rPr>
              <w:instrText xml:space="preserve"> </w:instrText>
            </w:r>
            <w:r w:rsidR="00D33A9F" w:rsidRPr="009C42CB">
              <w:rPr>
                <w:rFonts w:cstheme="majorBidi"/>
                <w:sz w:val="28"/>
                <w:szCs w:val="28"/>
                <w:rPrChange w:id="22" w:author="SULAIMAN ABDULLAH S ABBAS" w:date="2021-10-03T15:16:00Z">
                  <w:rPr>
                    <w:noProof/>
                  </w:rPr>
                </w:rPrChange>
              </w:rPr>
              <w:instrText>HYPERLINK \l "_Toc84166584"</w:instrText>
            </w:r>
            <w:r w:rsidR="00D33A9F" w:rsidRPr="009C42CB">
              <w:rPr>
                <w:rStyle w:val="Hyperlink"/>
                <w:rFonts w:cstheme="majorBidi"/>
                <w:sz w:val="28"/>
                <w:szCs w:val="28"/>
                <w:rPrChange w:id="23" w:author="SULAIMAN ABDULLAH S ABBAS" w:date="2021-10-03T15:16:00Z">
                  <w:rPr>
                    <w:rStyle w:val="Hyperlink"/>
                    <w:noProof/>
                  </w:rPr>
                </w:rPrChange>
              </w:rPr>
              <w:instrText xml:space="preserve"> </w:instrText>
            </w:r>
            <w:r w:rsidR="00D33A9F" w:rsidRPr="009C42CB">
              <w:rPr>
                <w:rStyle w:val="Hyperlink"/>
                <w:rFonts w:cstheme="majorBidi"/>
                <w:sz w:val="28"/>
                <w:szCs w:val="28"/>
                <w:rPrChange w:id="24" w:author="SULAIMAN ABDULLAH S ABBAS" w:date="2021-10-03T15:16:00Z">
                  <w:rPr>
                    <w:rStyle w:val="Hyperlink"/>
                  </w:rPr>
                </w:rPrChange>
              </w:rPr>
            </w:r>
            <w:r w:rsidR="00D33A9F" w:rsidRPr="009C42CB">
              <w:rPr>
                <w:rStyle w:val="Hyperlink"/>
                <w:rFonts w:cstheme="majorBidi"/>
                <w:sz w:val="28"/>
                <w:szCs w:val="28"/>
                <w:rPrChange w:id="25" w:author="SULAIMAN ABDULLAH S ABBAS" w:date="2021-10-03T15:16:00Z">
                  <w:rPr>
                    <w:rStyle w:val="Hyperlink"/>
                    <w:noProof/>
                  </w:rPr>
                </w:rPrChange>
              </w:rPr>
              <w:fldChar w:fldCharType="separate"/>
            </w:r>
            <w:r w:rsidR="00D33A9F" w:rsidRPr="009C42CB">
              <w:rPr>
                <w:rStyle w:val="Hyperlink"/>
                <w:rFonts w:cstheme="majorBidi"/>
                <w:sz w:val="28"/>
                <w:szCs w:val="28"/>
                <w:rPrChange w:id="26" w:author="SULAIMAN ABDULLAH S ABBAS" w:date="2021-10-03T15:16:00Z">
                  <w:rPr>
                    <w:rStyle w:val="Hyperlink"/>
                    <w:rFonts w:asciiTheme="majorBidi" w:hAnsiTheme="majorBidi"/>
                    <w:noProof/>
                  </w:rPr>
                </w:rPrChange>
              </w:rPr>
              <w:t>Introduction</w:t>
            </w:r>
            <w:r w:rsidR="00D33A9F" w:rsidRPr="009C42CB">
              <w:rPr>
                <w:rFonts w:cstheme="majorBidi"/>
                <w:webHidden/>
                <w:sz w:val="28"/>
                <w:szCs w:val="28"/>
                <w:rPrChange w:id="27" w:author="SULAIMAN ABDULLAH S ABBAS" w:date="2021-10-03T15:16:00Z">
                  <w:rPr>
                    <w:noProof/>
                    <w:webHidden/>
                  </w:rPr>
                </w:rPrChange>
              </w:rPr>
              <w:tab/>
            </w:r>
            <w:r w:rsidR="00D33A9F" w:rsidRPr="009C42CB">
              <w:rPr>
                <w:rFonts w:cstheme="majorBidi"/>
                <w:webHidden/>
                <w:sz w:val="28"/>
                <w:szCs w:val="28"/>
                <w:rPrChange w:id="28" w:author="SULAIMAN ABDULLAH S ABBAS" w:date="2021-10-03T15:16:00Z">
                  <w:rPr>
                    <w:noProof/>
                    <w:webHidden/>
                  </w:rPr>
                </w:rPrChange>
              </w:rPr>
              <w:fldChar w:fldCharType="begin"/>
            </w:r>
            <w:r w:rsidR="00D33A9F" w:rsidRPr="009C42CB">
              <w:rPr>
                <w:rFonts w:cstheme="majorBidi"/>
                <w:webHidden/>
                <w:sz w:val="28"/>
                <w:szCs w:val="28"/>
                <w:rPrChange w:id="29" w:author="SULAIMAN ABDULLAH S ABBAS" w:date="2021-10-03T15:16:00Z">
                  <w:rPr>
                    <w:noProof/>
                    <w:webHidden/>
                  </w:rPr>
                </w:rPrChange>
              </w:rPr>
              <w:instrText xml:space="preserve"> PAGEREF _Toc84166584 \h </w:instrText>
            </w:r>
            <w:r w:rsidR="00D33A9F" w:rsidRPr="009C42CB">
              <w:rPr>
                <w:rFonts w:cstheme="majorBidi"/>
                <w:webHidden/>
                <w:sz w:val="28"/>
                <w:szCs w:val="28"/>
                <w:rPrChange w:id="30" w:author="SULAIMAN ABDULLAH S ABBAS" w:date="2021-10-03T15:16:00Z">
                  <w:rPr>
                    <w:webHidden/>
                  </w:rPr>
                </w:rPrChange>
              </w:rPr>
            </w:r>
          </w:ins>
          <w:r w:rsidR="00D33A9F" w:rsidRPr="009C42CB">
            <w:rPr>
              <w:rFonts w:cstheme="majorBidi"/>
              <w:webHidden/>
              <w:sz w:val="28"/>
              <w:szCs w:val="28"/>
              <w:rPrChange w:id="31" w:author="SULAIMAN ABDULLAH S ABBAS" w:date="2021-10-03T15:16:00Z">
                <w:rPr>
                  <w:webHidden/>
                </w:rPr>
              </w:rPrChange>
            </w:rPr>
            <w:fldChar w:fldCharType="separate"/>
          </w:r>
          <w:ins w:id="32" w:author="SULAIMAN ABDULLAH S ABBAS" w:date="2021-10-03T15:16:00Z">
            <w:r w:rsidR="00D33A9F" w:rsidRPr="009C42CB">
              <w:rPr>
                <w:rFonts w:cstheme="majorBidi"/>
                <w:webHidden/>
                <w:sz w:val="28"/>
                <w:szCs w:val="28"/>
                <w:rPrChange w:id="33" w:author="SULAIMAN ABDULLAH S ABBAS" w:date="2021-10-03T15:16:00Z">
                  <w:rPr>
                    <w:noProof/>
                    <w:webHidden/>
                  </w:rPr>
                </w:rPrChange>
              </w:rPr>
              <w:t>3</w:t>
            </w:r>
            <w:r w:rsidR="00D33A9F" w:rsidRPr="009C42CB">
              <w:rPr>
                <w:rFonts w:cstheme="majorBidi"/>
                <w:webHidden/>
                <w:sz w:val="28"/>
                <w:szCs w:val="28"/>
                <w:rPrChange w:id="34" w:author="SULAIMAN ABDULLAH S ABBAS" w:date="2021-10-03T15:16:00Z">
                  <w:rPr>
                    <w:noProof/>
                    <w:webHidden/>
                  </w:rPr>
                </w:rPrChange>
              </w:rPr>
              <w:fldChar w:fldCharType="end"/>
            </w:r>
            <w:r w:rsidR="00D33A9F" w:rsidRPr="009C42CB">
              <w:rPr>
                <w:rStyle w:val="Hyperlink"/>
                <w:rFonts w:cstheme="majorBidi"/>
                <w:sz w:val="28"/>
                <w:szCs w:val="28"/>
                <w:rPrChange w:id="35" w:author="SULAIMAN ABDULLAH S ABBAS" w:date="2021-10-03T15:16:00Z">
                  <w:rPr>
                    <w:rStyle w:val="Hyperlink"/>
                    <w:noProof/>
                  </w:rPr>
                </w:rPrChange>
              </w:rPr>
              <w:fldChar w:fldCharType="end"/>
            </w:r>
          </w:ins>
        </w:p>
        <w:p w14:paraId="170B9233" w14:textId="1778CD1A" w:rsidR="00D33A9F" w:rsidRPr="009C42CB" w:rsidRDefault="00D33A9F">
          <w:pPr>
            <w:pStyle w:val="TOC1"/>
            <w:rPr>
              <w:ins w:id="36" w:author="SULAIMAN ABDULLAH S ABBAS" w:date="2021-10-03T15:16:00Z"/>
              <w:rFonts w:cstheme="majorBidi"/>
              <w:b w:val="0"/>
              <w:bCs w:val="0"/>
              <w:sz w:val="28"/>
              <w:szCs w:val="28"/>
              <w:rPrChange w:id="37" w:author="SULAIMAN ABDULLAH S ABBAS" w:date="2021-10-03T15:16:00Z">
                <w:rPr>
                  <w:ins w:id="38" w:author="SULAIMAN ABDULLAH S ABBAS" w:date="2021-10-03T15:16:00Z"/>
                  <w:rFonts w:cstheme="minorBidi"/>
                  <w:b/>
                  <w:bCs/>
                  <w:noProof/>
                </w:rPr>
              </w:rPrChange>
            </w:rPr>
          </w:pPr>
          <w:ins w:id="39" w:author="SULAIMAN ABDULLAH S ABBAS" w:date="2021-10-03T15:16:00Z">
            <w:r w:rsidRPr="009C42CB">
              <w:rPr>
                <w:rStyle w:val="Hyperlink"/>
                <w:rFonts w:cstheme="majorBidi"/>
                <w:sz w:val="28"/>
                <w:szCs w:val="28"/>
                <w:rPrChange w:id="40" w:author="SULAIMAN ABDULLAH S ABBAS" w:date="2021-10-03T15:16:00Z">
                  <w:rPr>
                    <w:rStyle w:val="Hyperlink"/>
                    <w:noProof/>
                  </w:rPr>
                </w:rPrChange>
              </w:rPr>
              <w:fldChar w:fldCharType="begin"/>
            </w:r>
            <w:r w:rsidRPr="009C42CB">
              <w:rPr>
                <w:rStyle w:val="Hyperlink"/>
                <w:rFonts w:cstheme="majorBidi"/>
                <w:sz w:val="28"/>
                <w:szCs w:val="28"/>
                <w:rPrChange w:id="41" w:author="SULAIMAN ABDULLAH S ABBAS" w:date="2021-10-03T15:16:00Z">
                  <w:rPr>
                    <w:rStyle w:val="Hyperlink"/>
                    <w:noProof/>
                  </w:rPr>
                </w:rPrChange>
              </w:rPr>
              <w:instrText xml:space="preserve"> </w:instrText>
            </w:r>
            <w:r w:rsidRPr="009C42CB">
              <w:rPr>
                <w:rFonts w:cstheme="majorBidi"/>
                <w:sz w:val="28"/>
                <w:szCs w:val="28"/>
                <w:rPrChange w:id="42" w:author="SULAIMAN ABDULLAH S ABBAS" w:date="2021-10-03T15:16:00Z">
                  <w:rPr>
                    <w:noProof/>
                  </w:rPr>
                </w:rPrChange>
              </w:rPr>
              <w:instrText>HYPERLINK \l "_Toc84166585"</w:instrText>
            </w:r>
            <w:r w:rsidRPr="009C42CB">
              <w:rPr>
                <w:rStyle w:val="Hyperlink"/>
                <w:rFonts w:cstheme="majorBidi"/>
                <w:sz w:val="28"/>
                <w:szCs w:val="28"/>
                <w:rPrChange w:id="43" w:author="SULAIMAN ABDULLAH S ABBAS" w:date="2021-10-03T15:16:00Z">
                  <w:rPr>
                    <w:rStyle w:val="Hyperlink"/>
                    <w:noProof/>
                  </w:rPr>
                </w:rPrChange>
              </w:rPr>
              <w:instrText xml:space="preserve"> </w:instrText>
            </w:r>
            <w:r w:rsidRPr="009C42CB">
              <w:rPr>
                <w:rStyle w:val="Hyperlink"/>
                <w:rFonts w:cstheme="majorBidi"/>
                <w:sz w:val="28"/>
                <w:szCs w:val="28"/>
                <w:rPrChange w:id="44" w:author="SULAIMAN ABDULLAH S ABBAS" w:date="2021-10-03T15:16:00Z">
                  <w:rPr>
                    <w:rStyle w:val="Hyperlink"/>
                  </w:rPr>
                </w:rPrChange>
              </w:rPr>
            </w:r>
            <w:r w:rsidRPr="009C42CB">
              <w:rPr>
                <w:rStyle w:val="Hyperlink"/>
                <w:rFonts w:cstheme="majorBidi"/>
                <w:sz w:val="28"/>
                <w:szCs w:val="28"/>
                <w:rPrChange w:id="45" w:author="SULAIMAN ABDULLAH S ABBAS" w:date="2021-10-03T15:16:00Z">
                  <w:rPr>
                    <w:rStyle w:val="Hyperlink"/>
                    <w:noProof/>
                  </w:rPr>
                </w:rPrChange>
              </w:rPr>
              <w:fldChar w:fldCharType="separate"/>
            </w:r>
            <w:r w:rsidRPr="009C42CB">
              <w:rPr>
                <w:rStyle w:val="Hyperlink"/>
                <w:rFonts w:cstheme="majorBidi"/>
                <w:sz w:val="28"/>
                <w:szCs w:val="28"/>
                <w:rPrChange w:id="46" w:author="SULAIMAN ABDULLAH S ABBAS" w:date="2021-10-03T15:16:00Z">
                  <w:rPr>
                    <w:rStyle w:val="Hyperlink"/>
                    <w:rFonts w:asciiTheme="majorBidi" w:hAnsiTheme="majorBidi"/>
                    <w:noProof/>
                  </w:rPr>
                </w:rPrChange>
              </w:rPr>
              <w:t>Background information</w:t>
            </w:r>
            <w:r w:rsidRPr="009C42CB">
              <w:rPr>
                <w:rFonts w:cstheme="majorBidi"/>
                <w:webHidden/>
                <w:sz w:val="28"/>
                <w:szCs w:val="28"/>
                <w:rPrChange w:id="47" w:author="SULAIMAN ABDULLAH S ABBAS" w:date="2021-10-03T15:16:00Z">
                  <w:rPr>
                    <w:noProof/>
                    <w:webHidden/>
                  </w:rPr>
                </w:rPrChange>
              </w:rPr>
              <w:tab/>
            </w:r>
            <w:r w:rsidRPr="009C42CB">
              <w:rPr>
                <w:rFonts w:cstheme="majorBidi"/>
                <w:webHidden/>
                <w:sz w:val="28"/>
                <w:szCs w:val="28"/>
                <w:rPrChange w:id="48" w:author="SULAIMAN ABDULLAH S ABBAS" w:date="2021-10-03T15:16:00Z">
                  <w:rPr>
                    <w:noProof/>
                    <w:webHidden/>
                  </w:rPr>
                </w:rPrChange>
              </w:rPr>
              <w:fldChar w:fldCharType="begin"/>
            </w:r>
            <w:r w:rsidRPr="009C42CB">
              <w:rPr>
                <w:rFonts w:cstheme="majorBidi"/>
                <w:webHidden/>
                <w:sz w:val="28"/>
                <w:szCs w:val="28"/>
                <w:rPrChange w:id="49" w:author="SULAIMAN ABDULLAH S ABBAS" w:date="2021-10-03T15:16:00Z">
                  <w:rPr>
                    <w:noProof/>
                    <w:webHidden/>
                  </w:rPr>
                </w:rPrChange>
              </w:rPr>
              <w:instrText xml:space="preserve"> PAGEREF _Toc84166585 \h </w:instrText>
            </w:r>
            <w:r w:rsidRPr="009C42CB">
              <w:rPr>
                <w:rFonts w:cstheme="majorBidi"/>
                <w:webHidden/>
                <w:sz w:val="28"/>
                <w:szCs w:val="28"/>
                <w:rPrChange w:id="50" w:author="SULAIMAN ABDULLAH S ABBAS" w:date="2021-10-03T15:16:00Z">
                  <w:rPr>
                    <w:webHidden/>
                  </w:rPr>
                </w:rPrChange>
              </w:rPr>
            </w:r>
          </w:ins>
          <w:r w:rsidRPr="009C42CB">
            <w:rPr>
              <w:rFonts w:cstheme="majorBidi"/>
              <w:webHidden/>
              <w:sz w:val="28"/>
              <w:szCs w:val="28"/>
              <w:rPrChange w:id="51" w:author="SULAIMAN ABDULLAH S ABBAS" w:date="2021-10-03T15:16:00Z">
                <w:rPr>
                  <w:webHidden/>
                </w:rPr>
              </w:rPrChange>
            </w:rPr>
            <w:fldChar w:fldCharType="separate"/>
          </w:r>
          <w:ins w:id="52" w:author="SULAIMAN ABDULLAH S ABBAS" w:date="2021-10-03T15:16:00Z">
            <w:r w:rsidRPr="009C42CB">
              <w:rPr>
                <w:rFonts w:cstheme="majorBidi"/>
                <w:webHidden/>
                <w:sz w:val="28"/>
                <w:szCs w:val="28"/>
                <w:rPrChange w:id="53" w:author="SULAIMAN ABDULLAH S ABBAS" w:date="2021-10-03T15:16:00Z">
                  <w:rPr>
                    <w:noProof/>
                    <w:webHidden/>
                  </w:rPr>
                </w:rPrChange>
              </w:rPr>
              <w:t>3</w:t>
            </w:r>
            <w:r w:rsidRPr="009C42CB">
              <w:rPr>
                <w:rFonts w:cstheme="majorBidi"/>
                <w:webHidden/>
                <w:sz w:val="28"/>
                <w:szCs w:val="28"/>
                <w:rPrChange w:id="54" w:author="SULAIMAN ABDULLAH S ABBAS" w:date="2021-10-03T15:16:00Z">
                  <w:rPr>
                    <w:noProof/>
                    <w:webHidden/>
                  </w:rPr>
                </w:rPrChange>
              </w:rPr>
              <w:fldChar w:fldCharType="end"/>
            </w:r>
            <w:r w:rsidRPr="009C42CB">
              <w:rPr>
                <w:rStyle w:val="Hyperlink"/>
                <w:rFonts w:cstheme="majorBidi"/>
                <w:sz w:val="28"/>
                <w:szCs w:val="28"/>
                <w:rPrChange w:id="55" w:author="SULAIMAN ABDULLAH S ABBAS" w:date="2021-10-03T15:16:00Z">
                  <w:rPr>
                    <w:rStyle w:val="Hyperlink"/>
                    <w:noProof/>
                  </w:rPr>
                </w:rPrChange>
              </w:rPr>
              <w:fldChar w:fldCharType="end"/>
            </w:r>
          </w:ins>
        </w:p>
        <w:p w14:paraId="31F47CC1" w14:textId="77D12EE2" w:rsidR="00D33A9F" w:rsidRPr="009C42CB" w:rsidRDefault="00D33A9F">
          <w:pPr>
            <w:pStyle w:val="TOC1"/>
            <w:rPr>
              <w:ins w:id="56" w:author="SULAIMAN ABDULLAH S ABBAS" w:date="2021-10-03T15:16:00Z"/>
              <w:rFonts w:cstheme="majorBidi"/>
              <w:b w:val="0"/>
              <w:bCs w:val="0"/>
              <w:sz w:val="28"/>
              <w:szCs w:val="28"/>
              <w:rPrChange w:id="57" w:author="SULAIMAN ABDULLAH S ABBAS" w:date="2021-10-03T15:16:00Z">
                <w:rPr>
                  <w:ins w:id="58" w:author="SULAIMAN ABDULLAH S ABBAS" w:date="2021-10-03T15:16:00Z"/>
                  <w:rFonts w:cstheme="minorBidi"/>
                  <w:b/>
                  <w:bCs/>
                  <w:noProof/>
                </w:rPr>
              </w:rPrChange>
            </w:rPr>
          </w:pPr>
          <w:ins w:id="59" w:author="SULAIMAN ABDULLAH S ABBAS" w:date="2021-10-03T15:16:00Z">
            <w:r w:rsidRPr="009C42CB">
              <w:rPr>
                <w:rStyle w:val="Hyperlink"/>
                <w:rFonts w:cstheme="majorBidi"/>
                <w:sz w:val="28"/>
                <w:szCs w:val="28"/>
                <w:rPrChange w:id="60" w:author="SULAIMAN ABDULLAH S ABBAS" w:date="2021-10-03T15:16:00Z">
                  <w:rPr>
                    <w:rStyle w:val="Hyperlink"/>
                    <w:noProof/>
                  </w:rPr>
                </w:rPrChange>
              </w:rPr>
              <w:fldChar w:fldCharType="begin"/>
            </w:r>
            <w:r w:rsidRPr="009C42CB">
              <w:rPr>
                <w:rStyle w:val="Hyperlink"/>
                <w:rFonts w:cstheme="majorBidi"/>
                <w:sz w:val="28"/>
                <w:szCs w:val="28"/>
                <w:rPrChange w:id="61" w:author="SULAIMAN ABDULLAH S ABBAS" w:date="2021-10-03T15:16:00Z">
                  <w:rPr>
                    <w:rStyle w:val="Hyperlink"/>
                    <w:noProof/>
                  </w:rPr>
                </w:rPrChange>
              </w:rPr>
              <w:instrText xml:space="preserve"> </w:instrText>
            </w:r>
            <w:r w:rsidRPr="009C42CB">
              <w:rPr>
                <w:rFonts w:cstheme="majorBidi"/>
                <w:sz w:val="28"/>
                <w:szCs w:val="28"/>
                <w:rPrChange w:id="62" w:author="SULAIMAN ABDULLAH S ABBAS" w:date="2021-10-03T15:16:00Z">
                  <w:rPr>
                    <w:noProof/>
                  </w:rPr>
                </w:rPrChange>
              </w:rPr>
              <w:instrText>HYPERLINK \l "_Toc84166586"</w:instrText>
            </w:r>
            <w:r w:rsidRPr="009C42CB">
              <w:rPr>
                <w:rStyle w:val="Hyperlink"/>
                <w:rFonts w:cstheme="majorBidi"/>
                <w:sz w:val="28"/>
                <w:szCs w:val="28"/>
                <w:rPrChange w:id="63" w:author="SULAIMAN ABDULLAH S ABBAS" w:date="2021-10-03T15:16:00Z">
                  <w:rPr>
                    <w:rStyle w:val="Hyperlink"/>
                    <w:noProof/>
                  </w:rPr>
                </w:rPrChange>
              </w:rPr>
              <w:instrText xml:space="preserve"> </w:instrText>
            </w:r>
            <w:r w:rsidRPr="009C42CB">
              <w:rPr>
                <w:rStyle w:val="Hyperlink"/>
                <w:rFonts w:cstheme="majorBidi"/>
                <w:sz w:val="28"/>
                <w:szCs w:val="28"/>
                <w:rPrChange w:id="64" w:author="SULAIMAN ABDULLAH S ABBAS" w:date="2021-10-03T15:16:00Z">
                  <w:rPr>
                    <w:rStyle w:val="Hyperlink"/>
                  </w:rPr>
                </w:rPrChange>
              </w:rPr>
            </w:r>
            <w:r w:rsidRPr="009C42CB">
              <w:rPr>
                <w:rStyle w:val="Hyperlink"/>
                <w:rFonts w:cstheme="majorBidi"/>
                <w:sz w:val="28"/>
                <w:szCs w:val="28"/>
                <w:rPrChange w:id="65" w:author="SULAIMAN ABDULLAH S ABBAS" w:date="2021-10-03T15:16:00Z">
                  <w:rPr>
                    <w:rStyle w:val="Hyperlink"/>
                    <w:noProof/>
                  </w:rPr>
                </w:rPrChange>
              </w:rPr>
              <w:fldChar w:fldCharType="separate"/>
            </w:r>
            <w:r w:rsidRPr="009C42CB">
              <w:rPr>
                <w:rStyle w:val="Hyperlink"/>
                <w:rFonts w:cstheme="majorBidi"/>
                <w:sz w:val="28"/>
                <w:szCs w:val="28"/>
                <w:rPrChange w:id="66" w:author="SULAIMAN ABDULLAH S ABBAS" w:date="2021-10-03T15:16:00Z">
                  <w:rPr>
                    <w:rStyle w:val="Hyperlink"/>
                    <w:rFonts w:asciiTheme="majorBidi" w:hAnsiTheme="majorBidi"/>
                    <w:noProof/>
                  </w:rPr>
                </w:rPrChange>
              </w:rPr>
              <w:t>Literature Review</w:t>
            </w:r>
            <w:r w:rsidRPr="009C42CB">
              <w:rPr>
                <w:rFonts w:cstheme="majorBidi"/>
                <w:webHidden/>
                <w:sz w:val="28"/>
                <w:szCs w:val="28"/>
                <w:rPrChange w:id="67" w:author="SULAIMAN ABDULLAH S ABBAS" w:date="2021-10-03T15:16:00Z">
                  <w:rPr>
                    <w:noProof/>
                    <w:webHidden/>
                  </w:rPr>
                </w:rPrChange>
              </w:rPr>
              <w:tab/>
            </w:r>
            <w:r w:rsidRPr="009C42CB">
              <w:rPr>
                <w:rFonts w:cstheme="majorBidi"/>
                <w:webHidden/>
                <w:sz w:val="28"/>
                <w:szCs w:val="28"/>
                <w:rPrChange w:id="68" w:author="SULAIMAN ABDULLAH S ABBAS" w:date="2021-10-03T15:16:00Z">
                  <w:rPr>
                    <w:noProof/>
                    <w:webHidden/>
                  </w:rPr>
                </w:rPrChange>
              </w:rPr>
              <w:fldChar w:fldCharType="begin"/>
            </w:r>
            <w:r w:rsidRPr="009C42CB">
              <w:rPr>
                <w:rFonts w:cstheme="majorBidi"/>
                <w:webHidden/>
                <w:sz w:val="28"/>
                <w:szCs w:val="28"/>
                <w:rPrChange w:id="69" w:author="SULAIMAN ABDULLAH S ABBAS" w:date="2021-10-03T15:16:00Z">
                  <w:rPr>
                    <w:noProof/>
                    <w:webHidden/>
                  </w:rPr>
                </w:rPrChange>
              </w:rPr>
              <w:instrText xml:space="preserve"> PAGEREF _Toc84166586 \h </w:instrText>
            </w:r>
            <w:r w:rsidRPr="009C42CB">
              <w:rPr>
                <w:rFonts w:cstheme="majorBidi"/>
                <w:webHidden/>
                <w:sz w:val="28"/>
                <w:szCs w:val="28"/>
                <w:rPrChange w:id="70" w:author="SULAIMAN ABDULLAH S ABBAS" w:date="2021-10-03T15:16:00Z">
                  <w:rPr>
                    <w:webHidden/>
                  </w:rPr>
                </w:rPrChange>
              </w:rPr>
            </w:r>
          </w:ins>
          <w:r w:rsidRPr="009C42CB">
            <w:rPr>
              <w:rFonts w:cstheme="majorBidi"/>
              <w:webHidden/>
              <w:sz w:val="28"/>
              <w:szCs w:val="28"/>
              <w:rPrChange w:id="71" w:author="SULAIMAN ABDULLAH S ABBAS" w:date="2021-10-03T15:16:00Z">
                <w:rPr>
                  <w:webHidden/>
                </w:rPr>
              </w:rPrChange>
            </w:rPr>
            <w:fldChar w:fldCharType="separate"/>
          </w:r>
          <w:ins w:id="72" w:author="SULAIMAN ABDULLAH S ABBAS" w:date="2021-10-03T15:16:00Z">
            <w:r w:rsidRPr="009C42CB">
              <w:rPr>
                <w:rFonts w:cstheme="majorBidi"/>
                <w:webHidden/>
                <w:sz w:val="28"/>
                <w:szCs w:val="28"/>
                <w:rPrChange w:id="73" w:author="SULAIMAN ABDULLAH S ABBAS" w:date="2021-10-03T15:16:00Z">
                  <w:rPr>
                    <w:noProof/>
                    <w:webHidden/>
                  </w:rPr>
                </w:rPrChange>
              </w:rPr>
              <w:t>4</w:t>
            </w:r>
            <w:r w:rsidRPr="009C42CB">
              <w:rPr>
                <w:rFonts w:cstheme="majorBidi"/>
                <w:webHidden/>
                <w:sz w:val="28"/>
                <w:szCs w:val="28"/>
                <w:rPrChange w:id="74" w:author="SULAIMAN ABDULLAH S ABBAS" w:date="2021-10-03T15:16:00Z">
                  <w:rPr>
                    <w:noProof/>
                    <w:webHidden/>
                  </w:rPr>
                </w:rPrChange>
              </w:rPr>
              <w:fldChar w:fldCharType="end"/>
            </w:r>
            <w:r w:rsidRPr="009C42CB">
              <w:rPr>
                <w:rStyle w:val="Hyperlink"/>
                <w:rFonts w:cstheme="majorBidi"/>
                <w:sz w:val="28"/>
                <w:szCs w:val="28"/>
                <w:rPrChange w:id="75" w:author="SULAIMAN ABDULLAH S ABBAS" w:date="2021-10-03T15:16:00Z">
                  <w:rPr>
                    <w:rStyle w:val="Hyperlink"/>
                    <w:noProof/>
                  </w:rPr>
                </w:rPrChange>
              </w:rPr>
              <w:fldChar w:fldCharType="end"/>
            </w:r>
          </w:ins>
        </w:p>
        <w:p w14:paraId="0B62C3DF" w14:textId="3FF5DFFB" w:rsidR="00D33A9F" w:rsidRPr="009C42CB" w:rsidRDefault="00D33A9F" w:rsidP="00825CB6">
          <w:pPr>
            <w:pStyle w:val="TOC2"/>
            <w:rPr>
              <w:ins w:id="76" w:author="SULAIMAN ABDULLAH S ABBAS" w:date="2021-10-03T15:16:00Z"/>
              <w:rFonts w:asciiTheme="majorBidi" w:hAnsiTheme="majorBidi" w:cstheme="majorBidi"/>
              <w:sz w:val="28"/>
              <w:szCs w:val="28"/>
              <w:rPrChange w:id="77" w:author="SULAIMAN ABDULLAH S ABBAS" w:date="2021-10-03T15:16:00Z">
                <w:rPr>
                  <w:ins w:id="78" w:author="SULAIMAN ABDULLAH S ABBAS" w:date="2021-10-03T15:16:00Z"/>
                  <w:rFonts w:cstheme="minorBidi"/>
                  <w:bCs/>
                  <w:noProof/>
                </w:rPr>
              </w:rPrChange>
            </w:rPr>
            <w:pPrChange w:id="79" w:author="SULAIMAN ABDULLAH S ABBAS" w:date="2021-10-03T15:16:00Z">
              <w:pPr>
                <w:pStyle w:val="TOC2"/>
              </w:pPr>
            </w:pPrChange>
          </w:pPr>
          <w:ins w:id="80" w:author="SULAIMAN ABDULLAH S ABBAS" w:date="2021-10-03T15:16:00Z">
            <w:r w:rsidRPr="009C42CB">
              <w:rPr>
                <w:rStyle w:val="Hyperlink"/>
                <w:rFonts w:asciiTheme="majorBidi" w:hAnsiTheme="majorBidi" w:cstheme="majorBidi"/>
                <w:sz w:val="28"/>
                <w:szCs w:val="28"/>
                <w:rPrChange w:id="81" w:author="SULAIMAN ABDULLAH S ABBAS" w:date="2021-10-03T15:16:00Z">
                  <w:rPr>
                    <w:rStyle w:val="Hyperlink"/>
                    <w:noProof/>
                  </w:rPr>
                </w:rPrChange>
              </w:rPr>
              <w:fldChar w:fldCharType="begin"/>
            </w:r>
            <w:r w:rsidRPr="009C42CB">
              <w:rPr>
                <w:rStyle w:val="Hyperlink"/>
                <w:rFonts w:asciiTheme="majorBidi" w:hAnsiTheme="majorBidi" w:cstheme="majorBidi"/>
                <w:sz w:val="28"/>
                <w:szCs w:val="28"/>
                <w:rPrChange w:id="82" w:author="SULAIMAN ABDULLAH S ABBAS" w:date="2021-10-03T15:16:00Z">
                  <w:rPr>
                    <w:rStyle w:val="Hyperlink"/>
                    <w:noProof/>
                  </w:rPr>
                </w:rPrChange>
              </w:rPr>
              <w:instrText xml:space="preserve"> </w:instrText>
            </w:r>
            <w:r w:rsidRPr="009C42CB">
              <w:rPr>
                <w:rFonts w:asciiTheme="majorBidi" w:hAnsiTheme="majorBidi" w:cstheme="majorBidi"/>
                <w:sz w:val="28"/>
                <w:szCs w:val="28"/>
                <w:rPrChange w:id="83" w:author="SULAIMAN ABDULLAH S ABBAS" w:date="2021-10-03T15:16:00Z">
                  <w:rPr>
                    <w:noProof/>
                  </w:rPr>
                </w:rPrChange>
              </w:rPr>
              <w:instrText>HYPERLINK \l "_Toc84166587"</w:instrText>
            </w:r>
            <w:r w:rsidRPr="009C42CB">
              <w:rPr>
                <w:rStyle w:val="Hyperlink"/>
                <w:rFonts w:asciiTheme="majorBidi" w:hAnsiTheme="majorBidi" w:cstheme="majorBidi"/>
                <w:sz w:val="28"/>
                <w:szCs w:val="28"/>
                <w:rPrChange w:id="84" w:author="SULAIMAN ABDULLAH S ABBAS" w:date="2021-10-03T15:16:00Z">
                  <w:rPr>
                    <w:rStyle w:val="Hyperlink"/>
                    <w:noProof/>
                  </w:rPr>
                </w:rPrChange>
              </w:rPr>
              <w:instrText xml:space="preserve"> </w:instrText>
            </w:r>
            <w:r w:rsidRPr="009C42CB">
              <w:rPr>
                <w:rStyle w:val="Hyperlink"/>
                <w:rFonts w:asciiTheme="majorBidi" w:hAnsiTheme="majorBidi" w:cstheme="majorBidi"/>
                <w:sz w:val="28"/>
                <w:szCs w:val="28"/>
                <w:rPrChange w:id="85" w:author="SULAIMAN ABDULLAH S ABBAS" w:date="2021-10-03T15:16:00Z">
                  <w:rPr>
                    <w:rStyle w:val="Hyperlink"/>
                  </w:rPr>
                </w:rPrChange>
              </w:rPr>
            </w:r>
            <w:r w:rsidRPr="009C42CB">
              <w:rPr>
                <w:rStyle w:val="Hyperlink"/>
                <w:rFonts w:asciiTheme="majorBidi" w:hAnsiTheme="majorBidi" w:cstheme="majorBidi"/>
                <w:sz w:val="28"/>
                <w:szCs w:val="28"/>
                <w:rPrChange w:id="86" w:author="SULAIMAN ABDULLAH S ABBAS" w:date="2021-10-03T15:16:00Z">
                  <w:rPr>
                    <w:rStyle w:val="Hyperlink"/>
                    <w:noProof/>
                  </w:rPr>
                </w:rPrChange>
              </w:rPr>
              <w:fldChar w:fldCharType="separate"/>
            </w:r>
            <w:r w:rsidRPr="009C42CB">
              <w:rPr>
                <w:rStyle w:val="Hyperlink"/>
                <w:rFonts w:asciiTheme="majorBidi" w:hAnsiTheme="majorBidi" w:cstheme="majorBidi"/>
                <w:sz w:val="28"/>
                <w:szCs w:val="28"/>
                <w:rPrChange w:id="87" w:author="SULAIMAN ABDULLAH S ABBAS" w:date="2021-10-03T15:16:00Z">
                  <w:rPr>
                    <w:rStyle w:val="Hyperlink"/>
                    <w:noProof/>
                  </w:rPr>
                </w:rPrChange>
              </w:rPr>
              <w:t>Case Study #1: Smart Drone Delivery System [2]</w:t>
            </w:r>
            <w:r w:rsidRPr="009C42CB">
              <w:rPr>
                <w:rFonts w:asciiTheme="majorBidi" w:hAnsiTheme="majorBidi" w:cstheme="majorBidi"/>
                <w:webHidden/>
                <w:sz w:val="28"/>
                <w:szCs w:val="28"/>
                <w:rPrChange w:id="88" w:author="SULAIMAN ABDULLAH S ABBAS" w:date="2021-10-03T15:16:00Z">
                  <w:rPr>
                    <w:noProof/>
                    <w:webHidden/>
                  </w:rPr>
                </w:rPrChange>
              </w:rPr>
              <w:tab/>
            </w:r>
            <w:r w:rsidRPr="009C42CB">
              <w:rPr>
                <w:rFonts w:asciiTheme="majorBidi" w:hAnsiTheme="majorBidi" w:cstheme="majorBidi"/>
                <w:webHidden/>
                <w:sz w:val="28"/>
                <w:szCs w:val="28"/>
                <w:rPrChange w:id="89" w:author="SULAIMAN ABDULLAH S ABBAS" w:date="2021-10-03T15:16:00Z">
                  <w:rPr>
                    <w:noProof/>
                    <w:webHidden/>
                  </w:rPr>
                </w:rPrChange>
              </w:rPr>
              <w:fldChar w:fldCharType="begin"/>
            </w:r>
            <w:r w:rsidRPr="009C42CB">
              <w:rPr>
                <w:rFonts w:asciiTheme="majorBidi" w:hAnsiTheme="majorBidi" w:cstheme="majorBidi"/>
                <w:webHidden/>
                <w:sz w:val="28"/>
                <w:szCs w:val="28"/>
                <w:rPrChange w:id="90" w:author="SULAIMAN ABDULLAH S ABBAS" w:date="2021-10-03T15:16:00Z">
                  <w:rPr>
                    <w:noProof/>
                    <w:webHidden/>
                  </w:rPr>
                </w:rPrChange>
              </w:rPr>
              <w:instrText xml:space="preserve"> PAGEREF _Toc84166587 \h </w:instrText>
            </w:r>
            <w:r w:rsidRPr="009C42CB">
              <w:rPr>
                <w:rFonts w:asciiTheme="majorBidi" w:hAnsiTheme="majorBidi" w:cstheme="majorBidi"/>
                <w:webHidden/>
                <w:sz w:val="28"/>
                <w:szCs w:val="28"/>
                <w:rPrChange w:id="91" w:author="SULAIMAN ABDULLAH S ABBAS" w:date="2021-10-03T15:16:00Z">
                  <w:rPr>
                    <w:webHidden/>
                  </w:rPr>
                </w:rPrChange>
              </w:rPr>
            </w:r>
          </w:ins>
          <w:r w:rsidRPr="009C42CB">
            <w:rPr>
              <w:rFonts w:asciiTheme="majorBidi" w:hAnsiTheme="majorBidi" w:cstheme="majorBidi"/>
              <w:webHidden/>
              <w:sz w:val="28"/>
              <w:szCs w:val="28"/>
              <w:rPrChange w:id="92" w:author="SULAIMAN ABDULLAH S ABBAS" w:date="2021-10-03T15:16:00Z">
                <w:rPr>
                  <w:webHidden/>
                </w:rPr>
              </w:rPrChange>
            </w:rPr>
            <w:fldChar w:fldCharType="separate"/>
          </w:r>
          <w:ins w:id="93" w:author="SULAIMAN ABDULLAH S ABBAS" w:date="2021-10-03T15:16:00Z">
            <w:r w:rsidRPr="009C42CB">
              <w:rPr>
                <w:rFonts w:asciiTheme="majorBidi" w:hAnsiTheme="majorBidi" w:cstheme="majorBidi"/>
                <w:webHidden/>
                <w:sz w:val="28"/>
                <w:szCs w:val="28"/>
                <w:rPrChange w:id="94" w:author="SULAIMAN ABDULLAH S ABBAS" w:date="2021-10-03T15:16:00Z">
                  <w:rPr>
                    <w:noProof/>
                    <w:webHidden/>
                  </w:rPr>
                </w:rPrChange>
              </w:rPr>
              <w:t>4</w:t>
            </w:r>
            <w:r w:rsidRPr="009C42CB">
              <w:rPr>
                <w:rFonts w:asciiTheme="majorBidi" w:hAnsiTheme="majorBidi" w:cstheme="majorBidi"/>
                <w:webHidden/>
                <w:sz w:val="28"/>
                <w:szCs w:val="28"/>
                <w:rPrChange w:id="95" w:author="SULAIMAN ABDULLAH S ABBAS" w:date="2021-10-03T15:16:00Z">
                  <w:rPr>
                    <w:noProof/>
                    <w:webHidden/>
                  </w:rPr>
                </w:rPrChange>
              </w:rPr>
              <w:fldChar w:fldCharType="end"/>
            </w:r>
            <w:r w:rsidRPr="009C42CB">
              <w:rPr>
                <w:rStyle w:val="Hyperlink"/>
                <w:rFonts w:asciiTheme="majorBidi" w:hAnsiTheme="majorBidi" w:cstheme="majorBidi"/>
                <w:sz w:val="28"/>
                <w:szCs w:val="28"/>
                <w:rPrChange w:id="96" w:author="SULAIMAN ABDULLAH S ABBAS" w:date="2021-10-03T15:16:00Z">
                  <w:rPr>
                    <w:rStyle w:val="Hyperlink"/>
                    <w:noProof/>
                  </w:rPr>
                </w:rPrChange>
              </w:rPr>
              <w:fldChar w:fldCharType="end"/>
            </w:r>
          </w:ins>
        </w:p>
        <w:p w14:paraId="6700E7A0" w14:textId="29784823" w:rsidR="00D33A9F" w:rsidRPr="009C42CB" w:rsidRDefault="00D33A9F" w:rsidP="00825CB6">
          <w:pPr>
            <w:pStyle w:val="TOC2"/>
            <w:rPr>
              <w:ins w:id="97" w:author="SULAIMAN ABDULLAH S ABBAS" w:date="2021-10-03T15:16:00Z"/>
              <w:rFonts w:asciiTheme="majorBidi" w:hAnsiTheme="majorBidi" w:cstheme="majorBidi"/>
              <w:sz w:val="28"/>
              <w:szCs w:val="28"/>
              <w:rPrChange w:id="98" w:author="SULAIMAN ABDULLAH S ABBAS" w:date="2021-10-03T15:16:00Z">
                <w:rPr>
                  <w:ins w:id="99" w:author="SULAIMAN ABDULLAH S ABBAS" w:date="2021-10-03T15:16:00Z"/>
                  <w:rFonts w:cstheme="minorBidi"/>
                  <w:bCs/>
                  <w:noProof/>
                </w:rPr>
              </w:rPrChange>
            </w:rPr>
            <w:pPrChange w:id="100" w:author="SULAIMAN ABDULLAH S ABBAS" w:date="2021-10-03T15:16:00Z">
              <w:pPr>
                <w:pStyle w:val="TOC2"/>
              </w:pPr>
            </w:pPrChange>
          </w:pPr>
          <w:ins w:id="101" w:author="SULAIMAN ABDULLAH S ABBAS" w:date="2021-10-03T15:16:00Z">
            <w:r w:rsidRPr="009C42CB">
              <w:rPr>
                <w:rStyle w:val="Hyperlink"/>
                <w:rFonts w:asciiTheme="majorBidi" w:hAnsiTheme="majorBidi" w:cstheme="majorBidi"/>
                <w:sz w:val="28"/>
                <w:szCs w:val="28"/>
                <w:rPrChange w:id="102" w:author="SULAIMAN ABDULLAH S ABBAS" w:date="2021-10-03T15:16:00Z">
                  <w:rPr>
                    <w:rStyle w:val="Hyperlink"/>
                    <w:noProof/>
                  </w:rPr>
                </w:rPrChange>
              </w:rPr>
              <w:fldChar w:fldCharType="begin"/>
            </w:r>
            <w:r w:rsidRPr="009C42CB">
              <w:rPr>
                <w:rStyle w:val="Hyperlink"/>
                <w:rFonts w:asciiTheme="majorBidi" w:hAnsiTheme="majorBidi" w:cstheme="majorBidi"/>
                <w:sz w:val="28"/>
                <w:szCs w:val="28"/>
                <w:rPrChange w:id="103" w:author="SULAIMAN ABDULLAH S ABBAS" w:date="2021-10-03T15:16:00Z">
                  <w:rPr>
                    <w:rStyle w:val="Hyperlink"/>
                    <w:noProof/>
                  </w:rPr>
                </w:rPrChange>
              </w:rPr>
              <w:instrText xml:space="preserve"> </w:instrText>
            </w:r>
            <w:r w:rsidRPr="009C42CB">
              <w:rPr>
                <w:rFonts w:asciiTheme="majorBidi" w:hAnsiTheme="majorBidi" w:cstheme="majorBidi"/>
                <w:sz w:val="28"/>
                <w:szCs w:val="28"/>
                <w:rPrChange w:id="104" w:author="SULAIMAN ABDULLAH S ABBAS" w:date="2021-10-03T15:16:00Z">
                  <w:rPr>
                    <w:noProof/>
                  </w:rPr>
                </w:rPrChange>
              </w:rPr>
              <w:instrText>HYPERLINK \l "_Toc84166588"</w:instrText>
            </w:r>
            <w:r w:rsidRPr="009C42CB">
              <w:rPr>
                <w:rStyle w:val="Hyperlink"/>
                <w:rFonts w:asciiTheme="majorBidi" w:hAnsiTheme="majorBidi" w:cstheme="majorBidi"/>
                <w:sz w:val="28"/>
                <w:szCs w:val="28"/>
                <w:rPrChange w:id="105" w:author="SULAIMAN ABDULLAH S ABBAS" w:date="2021-10-03T15:16:00Z">
                  <w:rPr>
                    <w:rStyle w:val="Hyperlink"/>
                    <w:noProof/>
                  </w:rPr>
                </w:rPrChange>
              </w:rPr>
              <w:instrText xml:space="preserve"> </w:instrText>
            </w:r>
            <w:r w:rsidRPr="009C42CB">
              <w:rPr>
                <w:rStyle w:val="Hyperlink"/>
                <w:rFonts w:asciiTheme="majorBidi" w:hAnsiTheme="majorBidi" w:cstheme="majorBidi"/>
                <w:sz w:val="28"/>
                <w:szCs w:val="28"/>
                <w:rPrChange w:id="106" w:author="SULAIMAN ABDULLAH S ABBAS" w:date="2021-10-03T15:16:00Z">
                  <w:rPr>
                    <w:rStyle w:val="Hyperlink"/>
                  </w:rPr>
                </w:rPrChange>
              </w:rPr>
            </w:r>
            <w:r w:rsidRPr="009C42CB">
              <w:rPr>
                <w:rStyle w:val="Hyperlink"/>
                <w:rFonts w:asciiTheme="majorBidi" w:hAnsiTheme="majorBidi" w:cstheme="majorBidi"/>
                <w:sz w:val="28"/>
                <w:szCs w:val="28"/>
                <w:rPrChange w:id="107" w:author="SULAIMAN ABDULLAH S ABBAS" w:date="2021-10-03T15:16:00Z">
                  <w:rPr>
                    <w:rStyle w:val="Hyperlink"/>
                    <w:noProof/>
                  </w:rPr>
                </w:rPrChange>
              </w:rPr>
              <w:fldChar w:fldCharType="separate"/>
            </w:r>
            <w:r w:rsidRPr="009C42CB">
              <w:rPr>
                <w:rStyle w:val="Hyperlink"/>
                <w:rFonts w:asciiTheme="majorBidi" w:hAnsiTheme="majorBidi" w:cstheme="majorBidi"/>
                <w:sz w:val="28"/>
                <w:szCs w:val="28"/>
                <w:rPrChange w:id="108" w:author="SULAIMAN ABDULLAH S ABBAS" w:date="2021-10-03T15:16:00Z">
                  <w:rPr>
                    <w:rStyle w:val="Hyperlink"/>
                    <w:noProof/>
                  </w:rPr>
                </w:rPrChange>
              </w:rPr>
              <w:t>Case Study #2: Prototype design of medical round supporting robot “Terapio” [4]</w:t>
            </w:r>
            <w:r w:rsidRPr="009C42CB">
              <w:rPr>
                <w:rFonts w:asciiTheme="majorBidi" w:hAnsiTheme="majorBidi" w:cstheme="majorBidi"/>
                <w:webHidden/>
                <w:sz w:val="28"/>
                <w:szCs w:val="28"/>
                <w:rPrChange w:id="109" w:author="SULAIMAN ABDULLAH S ABBAS" w:date="2021-10-03T15:16:00Z">
                  <w:rPr>
                    <w:noProof/>
                    <w:webHidden/>
                  </w:rPr>
                </w:rPrChange>
              </w:rPr>
              <w:tab/>
            </w:r>
            <w:r w:rsidRPr="009C42CB">
              <w:rPr>
                <w:rFonts w:asciiTheme="majorBidi" w:hAnsiTheme="majorBidi" w:cstheme="majorBidi"/>
                <w:webHidden/>
                <w:sz w:val="28"/>
                <w:szCs w:val="28"/>
                <w:rPrChange w:id="110" w:author="SULAIMAN ABDULLAH S ABBAS" w:date="2021-10-03T15:16:00Z">
                  <w:rPr>
                    <w:noProof/>
                    <w:webHidden/>
                  </w:rPr>
                </w:rPrChange>
              </w:rPr>
              <w:fldChar w:fldCharType="begin"/>
            </w:r>
            <w:r w:rsidRPr="009C42CB">
              <w:rPr>
                <w:rFonts w:asciiTheme="majorBidi" w:hAnsiTheme="majorBidi" w:cstheme="majorBidi"/>
                <w:webHidden/>
                <w:sz w:val="28"/>
                <w:szCs w:val="28"/>
                <w:rPrChange w:id="111" w:author="SULAIMAN ABDULLAH S ABBAS" w:date="2021-10-03T15:16:00Z">
                  <w:rPr>
                    <w:noProof/>
                    <w:webHidden/>
                  </w:rPr>
                </w:rPrChange>
              </w:rPr>
              <w:instrText xml:space="preserve"> PAGEREF _Toc84166588 \h </w:instrText>
            </w:r>
            <w:r w:rsidRPr="009C42CB">
              <w:rPr>
                <w:rFonts w:asciiTheme="majorBidi" w:hAnsiTheme="majorBidi" w:cstheme="majorBidi"/>
                <w:webHidden/>
                <w:sz w:val="28"/>
                <w:szCs w:val="28"/>
                <w:rPrChange w:id="112" w:author="SULAIMAN ABDULLAH S ABBAS" w:date="2021-10-03T15:16:00Z">
                  <w:rPr>
                    <w:webHidden/>
                  </w:rPr>
                </w:rPrChange>
              </w:rPr>
            </w:r>
          </w:ins>
          <w:r w:rsidRPr="009C42CB">
            <w:rPr>
              <w:rFonts w:asciiTheme="majorBidi" w:hAnsiTheme="majorBidi" w:cstheme="majorBidi"/>
              <w:webHidden/>
              <w:sz w:val="28"/>
              <w:szCs w:val="28"/>
              <w:rPrChange w:id="113" w:author="SULAIMAN ABDULLAH S ABBAS" w:date="2021-10-03T15:16:00Z">
                <w:rPr>
                  <w:webHidden/>
                </w:rPr>
              </w:rPrChange>
            </w:rPr>
            <w:fldChar w:fldCharType="separate"/>
          </w:r>
          <w:ins w:id="114" w:author="SULAIMAN ABDULLAH S ABBAS" w:date="2021-10-03T15:16:00Z">
            <w:r w:rsidRPr="009C42CB">
              <w:rPr>
                <w:rFonts w:asciiTheme="majorBidi" w:hAnsiTheme="majorBidi" w:cstheme="majorBidi"/>
                <w:webHidden/>
                <w:sz w:val="28"/>
                <w:szCs w:val="28"/>
                <w:rPrChange w:id="115" w:author="SULAIMAN ABDULLAH S ABBAS" w:date="2021-10-03T15:16:00Z">
                  <w:rPr>
                    <w:noProof/>
                    <w:webHidden/>
                  </w:rPr>
                </w:rPrChange>
              </w:rPr>
              <w:t>5</w:t>
            </w:r>
            <w:r w:rsidRPr="009C42CB">
              <w:rPr>
                <w:rFonts w:asciiTheme="majorBidi" w:hAnsiTheme="majorBidi" w:cstheme="majorBidi"/>
                <w:webHidden/>
                <w:sz w:val="28"/>
                <w:szCs w:val="28"/>
                <w:rPrChange w:id="116" w:author="SULAIMAN ABDULLAH S ABBAS" w:date="2021-10-03T15:16:00Z">
                  <w:rPr>
                    <w:noProof/>
                    <w:webHidden/>
                  </w:rPr>
                </w:rPrChange>
              </w:rPr>
              <w:fldChar w:fldCharType="end"/>
            </w:r>
            <w:r w:rsidRPr="009C42CB">
              <w:rPr>
                <w:rStyle w:val="Hyperlink"/>
                <w:rFonts w:asciiTheme="majorBidi" w:hAnsiTheme="majorBidi" w:cstheme="majorBidi"/>
                <w:sz w:val="28"/>
                <w:szCs w:val="28"/>
                <w:rPrChange w:id="117" w:author="SULAIMAN ABDULLAH S ABBAS" w:date="2021-10-03T15:16:00Z">
                  <w:rPr>
                    <w:rStyle w:val="Hyperlink"/>
                    <w:noProof/>
                  </w:rPr>
                </w:rPrChange>
              </w:rPr>
              <w:fldChar w:fldCharType="end"/>
            </w:r>
          </w:ins>
        </w:p>
        <w:p w14:paraId="28C2C602" w14:textId="7624D1A3" w:rsidR="00D33A9F" w:rsidRPr="009C42CB" w:rsidRDefault="00D33A9F" w:rsidP="00825CB6">
          <w:pPr>
            <w:pStyle w:val="TOC2"/>
            <w:rPr>
              <w:ins w:id="118" w:author="SULAIMAN ABDULLAH S ABBAS" w:date="2021-10-03T15:16:00Z"/>
              <w:rFonts w:asciiTheme="majorBidi" w:hAnsiTheme="majorBidi" w:cstheme="majorBidi"/>
              <w:sz w:val="28"/>
              <w:szCs w:val="28"/>
              <w:rPrChange w:id="119" w:author="SULAIMAN ABDULLAH S ABBAS" w:date="2021-10-03T15:16:00Z">
                <w:rPr>
                  <w:ins w:id="120" w:author="SULAIMAN ABDULLAH S ABBAS" w:date="2021-10-03T15:16:00Z"/>
                  <w:rFonts w:cstheme="minorBidi"/>
                  <w:bCs/>
                  <w:noProof/>
                </w:rPr>
              </w:rPrChange>
            </w:rPr>
            <w:pPrChange w:id="121" w:author="SULAIMAN ABDULLAH S ABBAS" w:date="2021-10-03T15:16:00Z">
              <w:pPr>
                <w:pStyle w:val="TOC2"/>
              </w:pPr>
            </w:pPrChange>
          </w:pPr>
          <w:ins w:id="122" w:author="SULAIMAN ABDULLAH S ABBAS" w:date="2021-10-03T15:16:00Z">
            <w:r w:rsidRPr="009C42CB">
              <w:rPr>
                <w:rStyle w:val="Hyperlink"/>
                <w:rFonts w:asciiTheme="majorBidi" w:hAnsiTheme="majorBidi" w:cstheme="majorBidi"/>
                <w:sz w:val="28"/>
                <w:szCs w:val="28"/>
                <w:rPrChange w:id="123" w:author="SULAIMAN ABDULLAH S ABBAS" w:date="2021-10-03T15:16:00Z">
                  <w:rPr>
                    <w:rStyle w:val="Hyperlink"/>
                    <w:noProof/>
                  </w:rPr>
                </w:rPrChange>
              </w:rPr>
              <w:fldChar w:fldCharType="begin"/>
            </w:r>
            <w:r w:rsidRPr="009C42CB">
              <w:rPr>
                <w:rStyle w:val="Hyperlink"/>
                <w:rFonts w:asciiTheme="majorBidi" w:hAnsiTheme="majorBidi" w:cstheme="majorBidi"/>
                <w:sz w:val="28"/>
                <w:szCs w:val="28"/>
                <w:rPrChange w:id="124" w:author="SULAIMAN ABDULLAH S ABBAS" w:date="2021-10-03T15:16:00Z">
                  <w:rPr>
                    <w:rStyle w:val="Hyperlink"/>
                    <w:noProof/>
                  </w:rPr>
                </w:rPrChange>
              </w:rPr>
              <w:instrText xml:space="preserve"> </w:instrText>
            </w:r>
            <w:r w:rsidRPr="009C42CB">
              <w:rPr>
                <w:rFonts w:asciiTheme="majorBidi" w:hAnsiTheme="majorBidi" w:cstheme="majorBidi"/>
                <w:sz w:val="28"/>
                <w:szCs w:val="28"/>
                <w:rPrChange w:id="125" w:author="SULAIMAN ABDULLAH S ABBAS" w:date="2021-10-03T15:16:00Z">
                  <w:rPr>
                    <w:noProof/>
                  </w:rPr>
                </w:rPrChange>
              </w:rPr>
              <w:instrText>HYPERLINK \l "_Toc84166589"</w:instrText>
            </w:r>
            <w:r w:rsidRPr="009C42CB">
              <w:rPr>
                <w:rStyle w:val="Hyperlink"/>
                <w:rFonts w:asciiTheme="majorBidi" w:hAnsiTheme="majorBidi" w:cstheme="majorBidi"/>
                <w:sz w:val="28"/>
                <w:szCs w:val="28"/>
                <w:rPrChange w:id="126" w:author="SULAIMAN ABDULLAH S ABBAS" w:date="2021-10-03T15:16:00Z">
                  <w:rPr>
                    <w:rStyle w:val="Hyperlink"/>
                    <w:noProof/>
                  </w:rPr>
                </w:rPrChange>
              </w:rPr>
              <w:instrText xml:space="preserve"> </w:instrText>
            </w:r>
            <w:r w:rsidRPr="009C42CB">
              <w:rPr>
                <w:rStyle w:val="Hyperlink"/>
                <w:rFonts w:asciiTheme="majorBidi" w:hAnsiTheme="majorBidi" w:cstheme="majorBidi"/>
                <w:sz w:val="28"/>
                <w:szCs w:val="28"/>
                <w:rPrChange w:id="127" w:author="SULAIMAN ABDULLAH S ABBAS" w:date="2021-10-03T15:16:00Z">
                  <w:rPr>
                    <w:rStyle w:val="Hyperlink"/>
                  </w:rPr>
                </w:rPrChange>
              </w:rPr>
            </w:r>
            <w:r w:rsidRPr="009C42CB">
              <w:rPr>
                <w:rStyle w:val="Hyperlink"/>
                <w:rFonts w:asciiTheme="majorBidi" w:hAnsiTheme="majorBidi" w:cstheme="majorBidi"/>
                <w:sz w:val="28"/>
                <w:szCs w:val="28"/>
                <w:rPrChange w:id="128" w:author="SULAIMAN ABDULLAH S ABBAS" w:date="2021-10-03T15:16:00Z">
                  <w:rPr>
                    <w:rStyle w:val="Hyperlink"/>
                    <w:noProof/>
                  </w:rPr>
                </w:rPrChange>
              </w:rPr>
              <w:fldChar w:fldCharType="separate"/>
            </w:r>
            <w:r w:rsidRPr="009C42CB">
              <w:rPr>
                <w:rStyle w:val="Hyperlink"/>
                <w:rFonts w:asciiTheme="majorBidi" w:hAnsiTheme="majorBidi" w:cstheme="majorBidi"/>
                <w:sz w:val="28"/>
                <w:szCs w:val="28"/>
                <w:rPrChange w:id="129" w:author="SULAIMAN ABDULLAH S ABBAS" w:date="2021-10-03T15:16:00Z">
                  <w:rPr>
                    <w:rStyle w:val="Hyperlink"/>
                    <w:bCs/>
                    <w:noProof/>
                  </w:rPr>
                </w:rPrChange>
              </w:rPr>
              <w:t>Case Study#3:</w:t>
            </w:r>
            <w:r w:rsidRPr="009C42CB">
              <w:rPr>
                <w:rStyle w:val="Hyperlink"/>
                <w:rFonts w:asciiTheme="majorBidi" w:hAnsiTheme="majorBidi" w:cstheme="majorBidi"/>
                <w:sz w:val="28"/>
                <w:szCs w:val="28"/>
                <w:rPrChange w:id="130" w:author="SULAIMAN ABDULLAH S ABBAS" w:date="2021-10-03T15:16:00Z">
                  <w:rPr>
                    <w:rStyle w:val="Hyperlink"/>
                    <w:noProof/>
                  </w:rPr>
                </w:rPrChange>
              </w:rPr>
              <w:t xml:space="preserve"> Design and Development of Autonomous Delivery Robot [6]</w:t>
            </w:r>
            <w:r w:rsidRPr="009C42CB">
              <w:rPr>
                <w:rFonts w:asciiTheme="majorBidi" w:hAnsiTheme="majorBidi" w:cstheme="majorBidi"/>
                <w:webHidden/>
                <w:sz w:val="28"/>
                <w:szCs w:val="28"/>
                <w:rPrChange w:id="131" w:author="SULAIMAN ABDULLAH S ABBAS" w:date="2021-10-03T15:16:00Z">
                  <w:rPr>
                    <w:noProof/>
                    <w:webHidden/>
                  </w:rPr>
                </w:rPrChange>
              </w:rPr>
              <w:tab/>
            </w:r>
            <w:r w:rsidRPr="009C42CB">
              <w:rPr>
                <w:rFonts w:asciiTheme="majorBidi" w:hAnsiTheme="majorBidi" w:cstheme="majorBidi"/>
                <w:webHidden/>
                <w:sz w:val="28"/>
                <w:szCs w:val="28"/>
                <w:rPrChange w:id="132" w:author="SULAIMAN ABDULLAH S ABBAS" w:date="2021-10-03T15:16:00Z">
                  <w:rPr>
                    <w:noProof/>
                    <w:webHidden/>
                  </w:rPr>
                </w:rPrChange>
              </w:rPr>
              <w:fldChar w:fldCharType="begin"/>
            </w:r>
            <w:r w:rsidRPr="009C42CB">
              <w:rPr>
                <w:rFonts w:asciiTheme="majorBidi" w:hAnsiTheme="majorBidi" w:cstheme="majorBidi"/>
                <w:webHidden/>
                <w:sz w:val="28"/>
                <w:szCs w:val="28"/>
                <w:rPrChange w:id="133" w:author="SULAIMAN ABDULLAH S ABBAS" w:date="2021-10-03T15:16:00Z">
                  <w:rPr>
                    <w:noProof/>
                    <w:webHidden/>
                  </w:rPr>
                </w:rPrChange>
              </w:rPr>
              <w:instrText xml:space="preserve"> PAGEREF _Toc84166589 \h </w:instrText>
            </w:r>
            <w:r w:rsidRPr="009C42CB">
              <w:rPr>
                <w:rFonts w:asciiTheme="majorBidi" w:hAnsiTheme="majorBidi" w:cstheme="majorBidi"/>
                <w:webHidden/>
                <w:sz w:val="28"/>
                <w:szCs w:val="28"/>
                <w:rPrChange w:id="134" w:author="SULAIMAN ABDULLAH S ABBAS" w:date="2021-10-03T15:16:00Z">
                  <w:rPr>
                    <w:webHidden/>
                  </w:rPr>
                </w:rPrChange>
              </w:rPr>
            </w:r>
          </w:ins>
          <w:r w:rsidRPr="009C42CB">
            <w:rPr>
              <w:rFonts w:asciiTheme="majorBidi" w:hAnsiTheme="majorBidi" w:cstheme="majorBidi"/>
              <w:webHidden/>
              <w:sz w:val="28"/>
              <w:szCs w:val="28"/>
              <w:rPrChange w:id="135" w:author="SULAIMAN ABDULLAH S ABBAS" w:date="2021-10-03T15:16:00Z">
                <w:rPr>
                  <w:webHidden/>
                </w:rPr>
              </w:rPrChange>
            </w:rPr>
            <w:fldChar w:fldCharType="separate"/>
          </w:r>
          <w:ins w:id="136" w:author="SULAIMAN ABDULLAH S ABBAS" w:date="2021-10-03T15:16:00Z">
            <w:r w:rsidRPr="009C42CB">
              <w:rPr>
                <w:rFonts w:asciiTheme="majorBidi" w:hAnsiTheme="majorBidi" w:cstheme="majorBidi"/>
                <w:webHidden/>
                <w:sz w:val="28"/>
                <w:szCs w:val="28"/>
                <w:rPrChange w:id="137" w:author="SULAIMAN ABDULLAH S ABBAS" w:date="2021-10-03T15:16:00Z">
                  <w:rPr>
                    <w:noProof/>
                    <w:webHidden/>
                  </w:rPr>
                </w:rPrChange>
              </w:rPr>
              <w:t>6</w:t>
            </w:r>
            <w:r w:rsidRPr="009C42CB">
              <w:rPr>
                <w:rFonts w:asciiTheme="majorBidi" w:hAnsiTheme="majorBidi" w:cstheme="majorBidi"/>
                <w:webHidden/>
                <w:sz w:val="28"/>
                <w:szCs w:val="28"/>
                <w:rPrChange w:id="138" w:author="SULAIMAN ABDULLAH S ABBAS" w:date="2021-10-03T15:16:00Z">
                  <w:rPr>
                    <w:noProof/>
                    <w:webHidden/>
                  </w:rPr>
                </w:rPrChange>
              </w:rPr>
              <w:fldChar w:fldCharType="end"/>
            </w:r>
            <w:r w:rsidRPr="009C42CB">
              <w:rPr>
                <w:rStyle w:val="Hyperlink"/>
                <w:rFonts w:asciiTheme="majorBidi" w:hAnsiTheme="majorBidi" w:cstheme="majorBidi"/>
                <w:sz w:val="28"/>
                <w:szCs w:val="28"/>
                <w:rPrChange w:id="139" w:author="SULAIMAN ABDULLAH S ABBAS" w:date="2021-10-03T15:16:00Z">
                  <w:rPr>
                    <w:rStyle w:val="Hyperlink"/>
                    <w:noProof/>
                  </w:rPr>
                </w:rPrChange>
              </w:rPr>
              <w:fldChar w:fldCharType="end"/>
            </w:r>
          </w:ins>
        </w:p>
        <w:p w14:paraId="53330F3F" w14:textId="1D773F67" w:rsidR="00D33A9F" w:rsidRPr="009C42CB" w:rsidRDefault="00D33A9F" w:rsidP="00825CB6">
          <w:pPr>
            <w:pStyle w:val="TOC2"/>
            <w:rPr>
              <w:ins w:id="140" w:author="SULAIMAN ABDULLAH S ABBAS" w:date="2021-10-03T15:16:00Z"/>
              <w:rFonts w:asciiTheme="majorBidi" w:hAnsiTheme="majorBidi" w:cstheme="majorBidi"/>
              <w:sz w:val="28"/>
              <w:szCs w:val="28"/>
              <w:rPrChange w:id="141" w:author="SULAIMAN ABDULLAH S ABBAS" w:date="2021-10-03T15:16:00Z">
                <w:rPr>
                  <w:ins w:id="142" w:author="SULAIMAN ABDULLAH S ABBAS" w:date="2021-10-03T15:16:00Z"/>
                  <w:rFonts w:cstheme="minorBidi"/>
                  <w:bCs/>
                  <w:noProof/>
                </w:rPr>
              </w:rPrChange>
            </w:rPr>
            <w:pPrChange w:id="143" w:author="SULAIMAN ABDULLAH S ABBAS" w:date="2021-10-03T15:16:00Z">
              <w:pPr>
                <w:pStyle w:val="TOC2"/>
              </w:pPr>
            </w:pPrChange>
          </w:pPr>
          <w:ins w:id="144" w:author="SULAIMAN ABDULLAH S ABBAS" w:date="2021-10-03T15:16:00Z">
            <w:r w:rsidRPr="009C42CB">
              <w:rPr>
                <w:rStyle w:val="Hyperlink"/>
                <w:rFonts w:asciiTheme="majorBidi" w:hAnsiTheme="majorBidi" w:cstheme="majorBidi"/>
                <w:sz w:val="28"/>
                <w:szCs w:val="28"/>
                <w:rPrChange w:id="145" w:author="SULAIMAN ABDULLAH S ABBAS" w:date="2021-10-03T15:16:00Z">
                  <w:rPr>
                    <w:rStyle w:val="Hyperlink"/>
                    <w:noProof/>
                  </w:rPr>
                </w:rPrChange>
              </w:rPr>
              <w:fldChar w:fldCharType="begin"/>
            </w:r>
            <w:r w:rsidRPr="009C42CB">
              <w:rPr>
                <w:rStyle w:val="Hyperlink"/>
                <w:rFonts w:asciiTheme="majorBidi" w:hAnsiTheme="majorBidi" w:cstheme="majorBidi"/>
                <w:sz w:val="28"/>
                <w:szCs w:val="28"/>
                <w:rPrChange w:id="146" w:author="SULAIMAN ABDULLAH S ABBAS" w:date="2021-10-03T15:16:00Z">
                  <w:rPr>
                    <w:rStyle w:val="Hyperlink"/>
                    <w:noProof/>
                  </w:rPr>
                </w:rPrChange>
              </w:rPr>
              <w:instrText xml:space="preserve"> </w:instrText>
            </w:r>
            <w:r w:rsidRPr="009C42CB">
              <w:rPr>
                <w:rFonts w:asciiTheme="majorBidi" w:hAnsiTheme="majorBidi" w:cstheme="majorBidi"/>
                <w:sz w:val="28"/>
                <w:szCs w:val="28"/>
                <w:rPrChange w:id="147" w:author="SULAIMAN ABDULLAH S ABBAS" w:date="2021-10-03T15:16:00Z">
                  <w:rPr>
                    <w:noProof/>
                  </w:rPr>
                </w:rPrChange>
              </w:rPr>
              <w:instrText>HYPERLINK \l "_Toc84166590"</w:instrText>
            </w:r>
            <w:r w:rsidRPr="009C42CB">
              <w:rPr>
                <w:rStyle w:val="Hyperlink"/>
                <w:rFonts w:asciiTheme="majorBidi" w:hAnsiTheme="majorBidi" w:cstheme="majorBidi"/>
                <w:sz w:val="28"/>
                <w:szCs w:val="28"/>
                <w:rPrChange w:id="148" w:author="SULAIMAN ABDULLAH S ABBAS" w:date="2021-10-03T15:16:00Z">
                  <w:rPr>
                    <w:rStyle w:val="Hyperlink"/>
                    <w:noProof/>
                  </w:rPr>
                </w:rPrChange>
              </w:rPr>
              <w:instrText xml:space="preserve"> </w:instrText>
            </w:r>
            <w:r w:rsidRPr="009C42CB">
              <w:rPr>
                <w:rStyle w:val="Hyperlink"/>
                <w:rFonts w:asciiTheme="majorBidi" w:hAnsiTheme="majorBidi" w:cstheme="majorBidi"/>
                <w:sz w:val="28"/>
                <w:szCs w:val="28"/>
                <w:rPrChange w:id="149" w:author="SULAIMAN ABDULLAH S ABBAS" w:date="2021-10-03T15:16:00Z">
                  <w:rPr>
                    <w:rStyle w:val="Hyperlink"/>
                  </w:rPr>
                </w:rPrChange>
              </w:rPr>
            </w:r>
            <w:r w:rsidRPr="009C42CB">
              <w:rPr>
                <w:rStyle w:val="Hyperlink"/>
                <w:rFonts w:asciiTheme="majorBidi" w:hAnsiTheme="majorBidi" w:cstheme="majorBidi"/>
                <w:sz w:val="28"/>
                <w:szCs w:val="28"/>
                <w:rPrChange w:id="150" w:author="SULAIMAN ABDULLAH S ABBAS" w:date="2021-10-03T15:16:00Z">
                  <w:rPr>
                    <w:rStyle w:val="Hyperlink"/>
                    <w:noProof/>
                  </w:rPr>
                </w:rPrChange>
              </w:rPr>
              <w:fldChar w:fldCharType="separate"/>
            </w:r>
            <w:r w:rsidRPr="009C42CB">
              <w:rPr>
                <w:rStyle w:val="Hyperlink"/>
                <w:rFonts w:asciiTheme="majorBidi" w:hAnsiTheme="majorBidi" w:cstheme="majorBidi"/>
                <w:sz w:val="28"/>
                <w:szCs w:val="28"/>
                <w:rPrChange w:id="151" w:author="SULAIMAN ABDULLAH S ABBAS" w:date="2021-10-03T15:16:00Z">
                  <w:rPr>
                    <w:rStyle w:val="Hyperlink"/>
                    <w:noProof/>
                  </w:rPr>
                </w:rPrChange>
              </w:rPr>
              <w:t>Case Study #4: a Raspberry pi Delivery Robot Controlled by Live Stream Chat [7]</w:t>
            </w:r>
            <w:r w:rsidRPr="009C42CB">
              <w:rPr>
                <w:rFonts w:asciiTheme="majorBidi" w:hAnsiTheme="majorBidi" w:cstheme="majorBidi"/>
                <w:webHidden/>
                <w:sz w:val="28"/>
                <w:szCs w:val="28"/>
                <w:rPrChange w:id="152" w:author="SULAIMAN ABDULLAH S ABBAS" w:date="2021-10-03T15:16:00Z">
                  <w:rPr>
                    <w:noProof/>
                    <w:webHidden/>
                  </w:rPr>
                </w:rPrChange>
              </w:rPr>
              <w:tab/>
            </w:r>
            <w:r w:rsidRPr="009C42CB">
              <w:rPr>
                <w:rFonts w:asciiTheme="majorBidi" w:hAnsiTheme="majorBidi" w:cstheme="majorBidi"/>
                <w:webHidden/>
                <w:sz w:val="28"/>
                <w:szCs w:val="28"/>
                <w:rPrChange w:id="153" w:author="SULAIMAN ABDULLAH S ABBAS" w:date="2021-10-03T15:16:00Z">
                  <w:rPr>
                    <w:noProof/>
                    <w:webHidden/>
                  </w:rPr>
                </w:rPrChange>
              </w:rPr>
              <w:fldChar w:fldCharType="begin"/>
            </w:r>
            <w:r w:rsidRPr="009C42CB">
              <w:rPr>
                <w:rFonts w:asciiTheme="majorBidi" w:hAnsiTheme="majorBidi" w:cstheme="majorBidi"/>
                <w:webHidden/>
                <w:sz w:val="28"/>
                <w:szCs w:val="28"/>
                <w:rPrChange w:id="154" w:author="SULAIMAN ABDULLAH S ABBAS" w:date="2021-10-03T15:16:00Z">
                  <w:rPr>
                    <w:noProof/>
                    <w:webHidden/>
                  </w:rPr>
                </w:rPrChange>
              </w:rPr>
              <w:instrText xml:space="preserve"> PAGEREF _Toc84166590 \h </w:instrText>
            </w:r>
            <w:r w:rsidRPr="009C42CB">
              <w:rPr>
                <w:rFonts w:asciiTheme="majorBidi" w:hAnsiTheme="majorBidi" w:cstheme="majorBidi"/>
                <w:webHidden/>
                <w:sz w:val="28"/>
                <w:szCs w:val="28"/>
                <w:rPrChange w:id="155" w:author="SULAIMAN ABDULLAH S ABBAS" w:date="2021-10-03T15:16:00Z">
                  <w:rPr>
                    <w:webHidden/>
                  </w:rPr>
                </w:rPrChange>
              </w:rPr>
            </w:r>
          </w:ins>
          <w:r w:rsidRPr="009C42CB">
            <w:rPr>
              <w:rFonts w:asciiTheme="majorBidi" w:hAnsiTheme="majorBidi" w:cstheme="majorBidi"/>
              <w:webHidden/>
              <w:sz w:val="28"/>
              <w:szCs w:val="28"/>
              <w:rPrChange w:id="156" w:author="SULAIMAN ABDULLAH S ABBAS" w:date="2021-10-03T15:16:00Z">
                <w:rPr>
                  <w:webHidden/>
                </w:rPr>
              </w:rPrChange>
            </w:rPr>
            <w:fldChar w:fldCharType="separate"/>
          </w:r>
          <w:ins w:id="157" w:author="SULAIMAN ABDULLAH S ABBAS" w:date="2021-10-03T15:16:00Z">
            <w:r w:rsidRPr="009C42CB">
              <w:rPr>
                <w:rFonts w:asciiTheme="majorBidi" w:hAnsiTheme="majorBidi" w:cstheme="majorBidi"/>
                <w:webHidden/>
                <w:sz w:val="28"/>
                <w:szCs w:val="28"/>
                <w:rPrChange w:id="158" w:author="SULAIMAN ABDULLAH S ABBAS" w:date="2021-10-03T15:16:00Z">
                  <w:rPr>
                    <w:noProof/>
                    <w:webHidden/>
                  </w:rPr>
                </w:rPrChange>
              </w:rPr>
              <w:t>7</w:t>
            </w:r>
            <w:r w:rsidRPr="009C42CB">
              <w:rPr>
                <w:rFonts w:asciiTheme="majorBidi" w:hAnsiTheme="majorBidi" w:cstheme="majorBidi"/>
                <w:webHidden/>
                <w:sz w:val="28"/>
                <w:szCs w:val="28"/>
                <w:rPrChange w:id="159" w:author="SULAIMAN ABDULLAH S ABBAS" w:date="2021-10-03T15:16:00Z">
                  <w:rPr>
                    <w:noProof/>
                    <w:webHidden/>
                  </w:rPr>
                </w:rPrChange>
              </w:rPr>
              <w:fldChar w:fldCharType="end"/>
            </w:r>
            <w:r w:rsidRPr="009C42CB">
              <w:rPr>
                <w:rStyle w:val="Hyperlink"/>
                <w:rFonts w:asciiTheme="majorBidi" w:hAnsiTheme="majorBidi" w:cstheme="majorBidi"/>
                <w:sz w:val="28"/>
                <w:szCs w:val="28"/>
                <w:rPrChange w:id="160" w:author="SULAIMAN ABDULLAH S ABBAS" w:date="2021-10-03T15:16:00Z">
                  <w:rPr>
                    <w:rStyle w:val="Hyperlink"/>
                    <w:noProof/>
                  </w:rPr>
                </w:rPrChange>
              </w:rPr>
              <w:fldChar w:fldCharType="end"/>
            </w:r>
          </w:ins>
        </w:p>
        <w:p w14:paraId="68DCB987" w14:textId="3EDBD31F" w:rsidR="00D33A9F" w:rsidRPr="009C42CB" w:rsidRDefault="00D33A9F" w:rsidP="00825CB6">
          <w:pPr>
            <w:pStyle w:val="TOC2"/>
            <w:rPr>
              <w:ins w:id="161" w:author="SULAIMAN ABDULLAH S ABBAS" w:date="2021-10-03T15:16:00Z"/>
              <w:rFonts w:asciiTheme="majorBidi" w:hAnsiTheme="majorBidi" w:cstheme="majorBidi"/>
              <w:sz w:val="28"/>
              <w:szCs w:val="28"/>
              <w:rPrChange w:id="162" w:author="SULAIMAN ABDULLAH S ABBAS" w:date="2021-10-03T15:16:00Z">
                <w:rPr>
                  <w:ins w:id="163" w:author="SULAIMAN ABDULLAH S ABBAS" w:date="2021-10-03T15:16:00Z"/>
                  <w:rFonts w:cstheme="minorBidi"/>
                  <w:bCs/>
                  <w:noProof/>
                </w:rPr>
              </w:rPrChange>
            </w:rPr>
            <w:pPrChange w:id="164" w:author="SULAIMAN ABDULLAH S ABBAS" w:date="2021-10-03T15:16:00Z">
              <w:pPr>
                <w:pStyle w:val="TOC2"/>
              </w:pPr>
            </w:pPrChange>
          </w:pPr>
          <w:ins w:id="165" w:author="SULAIMAN ABDULLAH S ABBAS" w:date="2021-10-03T15:16:00Z">
            <w:r w:rsidRPr="009C42CB">
              <w:rPr>
                <w:rStyle w:val="Hyperlink"/>
                <w:rFonts w:asciiTheme="majorBidi" w:hAnsiTheme="majorBidi" w:cstheme="majorBidi"/>
                <w:sz w:val="28"/>
                <w:szCs w:val="28"/>
                <w:rPrChange w:id="166" w:author="SULAIMAN ABDULLAH S ABBAS" w:date="2021-10-03T15:16:00Z">
                  <w:rPr>
                    <w:rStyle w:val="Hyperlink"/>
                    <w:noProof/>
                  </w:rPr>
                </w:rPrChange>
              </w:rPr>
              <w:fldChar w:fldCharType="begin"/>
            </w:r>
            <w:r w:rsidRPr="009C42CB">
              <w:rPr>
                <w:rStyle w:val="Hyperlink"/>
                <w:rFonts w:asciiTheme="majorBidi" w:hAnsiTheme="majorBidi" w:cstheme="majorBidi"/>
                <w:sz w:val="28"/>
                <w:szCs w:val="28"/>
                <w:rPrChange w:id="167" w:author="SULAIMAN ABDULLAH S ABBAS" w:date="2021-10-03T15:16:00Z">
                  <w:rPr>
                    <w:rStyle w:val="Hyperlink"/>
                    <w:noProof/>
                  </w:rPr>
                </w:rPrChange>
              </w:rPr>
              <w:instrText xml:space="preserve"> </w:instrText>
            </w:r>
            <w:r w:rsidRPr="009C42CB">
              <w:rPr>
                <w:rFonts w:asciiTheme="majorBidi" w:hAnsiTheme="majorBidi" w:cstheme="majorBidi"/>
                <w:sz w:val="28"/>
                <w:szCs w:val="28"/>
                <w:rPrChange w:id="168" w:author="SULAIMAN ABDULLAH S ABBAS" w:date="2021-10-03T15:16:00Z">
                  <w:rPr>
                    <w:noProof/>
                  </w:rPr>
                </w:rPrChange>
              </w:rPr>
              <w:instrText>HYPERLINK \l "_Toc84166591"</w:instrText>
            </w:r>
            <w:r w:rsidRPr="009C42CB">
              <w:rPr>
                <w:rStyle w:val="Hyperlink"/>
                <w:rFonts w:asciiTheme="majorBidi" w:hAnsiTheme="majorBidi" w:cstheme="majorBidi"/>
                <w:sz w:val="28"/>
                <w:szCs w:val="28"/>
                <w:rPrChange w:id="169" w:author="SULAIMAN ABDULLAH S ABBAS" w:date="2021-10-03T15:16:00Z">
                  <w:rPr>
                    <w:rStyle w:val="Hyperlink"/>
                    <w:noProof/>
                  </w:rPr>
                </w:rPrChange>
              </w:rPr>
              <w:instrText xml:space="preserve"> </w:instrText>
            </w:r>
            <w:r w:rsidRPr="009C42CB">
              <w:rPr>
                <w:rStyle w:val="Hyperlink"/>
                <w:rFonts w:asciiTheme="majorBidi" w:hAnsiTheme="majorBidi" w:cstheme="majorBidi"/>
                <w:sz w:val="28"/>
                <w:szCs w:val="28"/>
                <w:rPrChange w:id="170" w:author="SULAIMAN ABDULLAH S ABBAS" w:date="2021-10-03T15:16:00Z">
                  <w:rPr>
                    <w:rStyle w:val="Hyperlink"/>
                  </w:rPr>
                </w:rPrChange>
              </w:rPr>
            </w:r>
            <w:r w:rsidRPr="009C42CB">
              <w:rPr>
                <w:rStyle w:val="Hyperlink"/>
                <w:rFonts w:asciiTheme="majorBidi" w:hAnsiTheme="majorBidi" w:cstheme="majorBidi"/>
                <w:sz w:val="28"/>
                <w:szCs w:val="28"/>
                <w:rPrChange w:id="171" w:author="SULAIMAN ABDULLAH S ABBAS" w:date="2021-10-03T15:16:00Z">
                  <w:rPr>
                    <w:rStyle w:val="Hyperlink"/>
                    <w:noProof/>
                  </w:rPr>
                </w:rPrChange>
              </w:rPr>
              <w:fldChar w:fldCharType="separate"/>
            </w:r>
            <w:r w:rsidRPr="009C42CB">
              <w:rPr>
                <w:rStyle w:val="Hyperlink"/>
                <w:rFonts w:asciiTheme="majorBidi" w:hAnsiTheme="majorBidi" w:cstheme="majorBidi"/>
                <w:sz w:val="28"/>
                <w:szCs w:val="28"/>
                <w:rPrChange w:id="172" w:author="SULAIMAN ABDULLAH S ABBAS" w:date="2021-10-03T15:16:00Z">
                  <w:rPr>
                    <w:rStyle w:val="Hyperlink"/>
                    <w:noProof/>
                  </w:rPr>
                </w:rPrChange>
              </w:rPr>
              <w:t>Project Charter</w:t>
            </w:r>
            <w:r w:rsidRPr="009C42CB">
              <w:rPr>
                <w:rFonts w:asciiTheme="majorBidi" w:hAnsiTheme="majorBidi" w:cstheme="majorBidi"/>
                <w:webHidden/>
                <w:sz w:val="28"/>
                <w:szCs w:val="28"/>
                <w:rPrChange w:id="173" w:author="SULAIMAN ABDULLAH S ABBAS" w:date="2021-10-03T15:16:00Z">
                  <w:rPr>
                    <w:noProof/>
                    <w:webHidden/>
                  </w:rPr>
                </w:rPrChange>
              </w:rPr>
              <w:tab/>
            </w:r>
            <w:r w:rsidRPr="009C42CB">
              <w:rPr>
                <w:rFonts w:asciiTheme="majorBidi" w:hAnsiTheme="majorBidi" w:cstheme="majorBidi"/>
                <w:webHidden/>
                <w:sz w:val="28"/>
                <w:szCs w:val="28"/>
                <w:rPrChange w:id="174" w:author="SULAIMAN ABDULLAH S ABBAS" w:date="2021-10-03T15:16:00Z">
                  <w:rPr>
                    <w:noProof/>
                    <w:webHidden/>
                  </w:rPr>
                </w:rPrChange>
              </w:rPr>
              <w:fldChar w:fldCharType="begin"/>
            </w:r>
            <w:r w:rsidRPr="009C42CB">
              <w:rPr>
                <w:rFonts w:asciiTheme="majorBidi" w:hAnsiTheme="majorBidi" w:cstheme="majorBidi"/>
                <w:webHidden/>
                <w:sz w:val="28"/>
                <w:szCs w:val="28"/>
                <w:rPrChange w:id="175" w:author="SULAIMAN ABDULLAH S ABBAS" w:date="2021-10-03T15:16:00Z">
                  <w:rPr>
                    <w:noProof/>
                    <w:webHidden/>
                  </w:rPr>
                </w:rPrChange>
              </w:rPr>
              <w:instrText xml:space="preserve"> PAGEREF _Toc84166591 \h </w:instrText>
            </w:r>
            <w:r w:rsidRPr="009C42CB">
              <w:rPr>
                <w:rFonts w:asciiTheme="majorBidi" w:hAnsiTheme="majorBidi" w:cstheme="majorBidi"/>
                <w:webHidden/>
                <w:sz w:val="28"/>
                <w:szCs w:val="28"/>
                <w:rPrChange w:id="176" w:author="SULAIMAN ABDULLAH S ABBAS" w:date="2021-10-03T15:16:00Z">
                  <w:rPr>
                    <w:webHidden/>
                  </w:rPr>
                </w:rPrChange>
              </w:rPr>
            </w:r>
          </w:ins>
          <w:r w:rsidRPr="009C42CB">
            <w:rPr>
              <w:rFonts w:asciiTheme="majorBidi" w:hAnsiTheme="majorBidi" w:cstheme="majorBidi"/>
              <w:webHidden/>
              <w:sz w:val="28"/>
              <w:szCs w:val="28"/>
              <w:rPrChange w:id="177" w:author="SULAIMAN ABDULLAH S ABBAS" w:date="2021-10-03T15:16:00Z">
                <w:rPr>
                  <w:webHidden/>
                </w:rPr>
              </w:rPrChange>
            </w:rPr>
            <w:fldChar w:fldCharType="separate"/>
          </w:r>
          <w:ins w:id="178" w:author="SULAIMAN ABDULLAH S ABBAS" w:date="2021-10-03T15:16:00Z">
            <w:r w:rsidRPr="009C42CB">
              <w:rPr>
                <w:rFonts w:asciiTheme="majorBidi" w:hAnsiTheme="majorBidi" w:cstheme="majorBidi"/>
                <w:webHidden/>
                <w:sz w:val="28"/>
                <w:szCs w:val="28"/>
                <w:rPrChange w:id="179" w:author="SULAIMAN ABDULLAH S ABBAS" w:date="2021-10-03T15:16:00Z">
                  <w:rPr>
                    <w:noProof/>
                    <w:webHidden/>
                  </w:rPr>
                </w:rPrChange>
              </w:rPr>
              <w:t>8</w:t>
            </w:r>
            <w:r w:rsidRPr="009C42CB">
              <w:rPr>
                <w:rFonts w:asciiTheme="majorBidi" w:hAnsiTheme="majorBidi" w:cstheme="majorBidi"/>
                <w:webHidden/>
                <w:sz w:val="28"/>
                <w:szCs w:val="28"/>
                <w:rPrChange w:id="180" w:author="SULAIMAN ABDULLAH S ABBAS" w:date="2021-10-03T15:16:00Z">
                  <w:rPr>
                    <w:noProof/>
                    <w:webHidden/>
                  </w:rPr>
                </w:rPrChange>
              </w:rPr>
              <w:fldChar w:fldCharType="end"/>
            </w:r>
            <w:r w:rsidRPr="009C42CB">
              <w:rPr>
                <w:rStyle w:val="Hyperlink"/>
                <w:rFonts w:asciiTheme="majorBidi" w:hAnsiTheme="majorBidi" w:cstheme="majorBidi"/>
                <w:sz w:val="28"/>
                <w:szCs w:val="28"/>
                <w:rPrChange w:id="181" w:author="SULAIMAN ABDULLAH S ABBAS" w:date="2021-10-03T15:16:00Z">
                  <w:rPr>
                    <w:rStyle w:val="Hyperlink"/>
                    <w:noProof/>
                  </w:rPr>
                </w:rPrChange>
              </w:rPr>
              <w:fldChar w:fldCharType="end"/>
            </w:r>
          </w:ins>
        </w:p>
        <w:p w14:paraId="76C6617B" w14:textId="38562878" w:rsidR="00D33A9F" w:rsidRPr="009C42CB" w:rsidRDefault="00D33A9F">
          <w:pPr>
            <w:pStyle w:val="TOC3"/>
            <w:tabs>
              <w:tab w:val="right" w:leader="dot" w:pos="9350"/>
            </w:tabs>
            <w:rPr>
              <w:ins w:id="182" w:author="SULAIMAN ABDULLAH S ABBAS" w:date="2021-10-03T15:16:00Z"/>
              <w:rFonts w:asciiTheme="majorBidi" w:hAnsiTheme="majorBidi" w:cstheme="majorBidi"/>
              <w:noProof/>
              <w:sz w:val="28"/>
              <w:szCs w:val="28"/>
              <w:rPrChange w:id="183" w:author="SULAIMAN ABDULLAH S ABBAS" w:date="2021-10-03T15:16:00Z">
                <w:rPr>
                  <w:ins w:id="184" w:author="SULAIMAN ABDULLAH S ABBAS" w:date="2021-10-03T15:16:00Z"/>
                  <w:rFonts w:cstheme="minorBidi"/>
                  <w:noProof/>
                </w:rPr>
              </w:rPrChange>
            </w:rPr>
          </w:pPr>
          <w:ins w:id="185" w:author="SULAIMAN ABDULLAH S ABBAS" w:date="2021-10-03T15:16:00Z">
            <w:r w:rsidRPr="009C42CB">
              <w:rPr>
                <w:rStyle w:val="Hyperlink"/>
                <w:rFonts w:asciiTheme="majorBidi" w:hAnsiTheme="majorBidi" w:cstheme="majorBidi"/>
                <w:noProof/>
                <w:sz w:val="28"/>
                <w:szCs w:val="28"/>
                <w:rPrChange w:id="18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18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188" w:author="SULAIMAN ABDULLAH S ABBAS" w:date="2021-10-03T15:16:00Z">
                  <w:rPr>
                    <w:noProof/>
                  </w:rPr>
                </w:rPrChange>
              </w:rPr>
              <w:instrText>HYPERLINK \l "_Toc84166592"</w:instrText>
            </w:r>
            <w:r w:rsidRPr="009C42CB">
              <w:rPr>
                <w:rStyle w:val="Hyperlink"/>
                <w:rFonts w:asciiTheme="majorBidi" w:hAnsiTheme="majorBidi" w:cstheme="majorBidi"/>
                <w:noProof/>
                <w:sz w:val="28"/>
                <w:szCs w:val="28"/>
                <w:rPrChange w:id="18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190" w:author="SULAIMAN ABDULLAH S ABBAS" w:date="2021-10-03T15:16:00Z">
                  <w:rPr>
                    <w:rStyle w:val="Hyperlink"/>
                    <w:noProof/>
                  </w:rPr>
                </w:rPrChange>
              </w:rPr>
            </w:r>
            <w:r w:rsidRPr="009C42CB">
              <w:rPr>
                <w:rStyle w:val="Hyperlink"/>
                <w:rFonts w:asciiTheme="majorBidi" w:hAnsiTheme="majorBidi" w:cstheme="majorBidi"/>
                <w:noProof/>
                <w:sz w:val="28"/>
                <w:szCs w:val="28"/>
                <w:rPrChange w:id="19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192" w:author="SULAIMAN ABDULLAH S ABBAS" w:date="2021-10-03T15:16:00Z">
                  <w:rPr>
                    <w:rStyle w:val="Hyperlink"/>
                    <w:rFonts w:asciiTheme="majorBidi" w:eastAsia="Times New Roman" w:hAnsiTheme="majorBidi"/>
                    <w:noProof/>
                  </w:rPr>
                </w:rPrChange>
              </w:rPr>
              <w:t>1. General Project Information</w:t>
            </w:r>
            <w:r w:rsidRPr="009C42CB">
              <w:rPr>
                <w:rFonts w:asciiTheme="majorBidi" w:hAnsiTheme="majorBidi" w:cstheme="majorBidi"/>
                <w:noProof/>
                <w:webHidden/>
                <w:sz w:val="28"/>
                <w:szCs w:val="28"/>
                <w:rPrChange w:id="193" w:author="SULAIMAN ABDULLAH S ABBAS" w:date="2021-10-03T15:16:00Z">
                  <w:rPr>
                    <w:noProof/>
                    <w:webHidden/>
                  </w:rPr>
                </w:rPrChange>
              </w:rPr>
              <w:tab/>
            </w:r>
            <w:r w:rsidRPr="009C42CB">
              <w:rPr>
                <w:rFonts w:asciiTheme="majorBidi" w:hAnsiTheme="majorBidi" w:cstheme="majorBidi"/>
                <w:noProof/>
                <w:webHidden/>
                <w:sz w:val="28"/>
                <w:szCs w:val="28"/>
                <w:rPrChange w:id="19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195" w:author="SULAIMAN ABDULLAH S ABBAS" w:date="2021-10-03T15:16:00Z">
                  <w:rPr>
                    <w:noProof/>
                    <w:webHidden/>
                  </w:rPr>
                </w:rPrChange>
              </w:rPr>
              <w:instrText xml:space="preserve"> PAGEREF _Toc84166592 \h </w:instrText>
            </w:r>
            <w:r w:rsidRPr="009C42CB">
              <w:rPr>
                <w:rFonts w:asciiTheme="majorBidi" w:hAnsiTheme="majorBidi" w:cstheme="majorBidi"/>
                <w:noProof/>
                <w:webHidden/>
                <w:sz w:val="28"/>
                <w:szCs w:val="28"/>
                <w:rPrChange w:id="196" w:author="SULAIMAN ABDULLAH S ABBAS" w:date="2021-10-03T15:16:00Z">
                  <w:rPr>
                    <w:noProof/>
                    <w:webHidden/>
                  </w:rPr>
                </w:rPrChange>
              </w:rPr>
            </w:r>
          </w:ins>
          <w:r w:rsidRPr="009C42CB">
            <w:rPr>
              <w:rFonts w:asciiTheme="majorBidi" w:hAnsiTheme="majorBidi" w:cstheme="majorBidi"/>
              <w:noProof/>
              <w:webHidden/>
              <w:sz w:val="28"/>
              <w:szCs w:val="28"/>
              <w:rPrChange w:id="197" w:author="SULAIMAN ABDULLAH S ABBAS" w:date="2021-10-03T15:16:00Z">
                <w:rPr>
                  <w:noProof/>
                  <w:webHidden/>
                </w:rPr>
              </w:rPrChange>
            </w:rPr>
            <w:fldChar w:fldCharType="separate"/>
          </w:r>
          <w:ins w:id="198" w:author="SULAIMAN ABDULLAH S ABBAS" w:date="2021-10-03T15:16:00Z">
            <w:r w:rsidRPr="009C42CB">
              <w:rPr>
                <w:rFonts w:asciiTheme="majorBidi" w:hAnsiTheme="majorBidi" w:cstheme="majorBidi"/>
                <w:noProof/>
                <w:webHidden/>
                <w:sz w:val="28"/>
                <w:szCs w:val="28"/>
                <w:rPrChange w:id="199" w:author="SULAIMAN ABDULLAH S ABBAS" w:date="2021-10-03T15:16:00Z">
                  <w:rPr>
                    <w:noProof/>
                    <w:webHidden/>
                  </w:rPr>
                </w:rPrChange>
              </w:rPr>
              <w:t>8</w:t>
            </w:r>
            <w:r w:rsidRPr="009C42CB">
              <w:rPr>
                <w:rFonts w:asciiTheme="majorBidi" w:hAnsiTheme="majorBidi" w:cstheme="majorBidi"/>
                <w:noProof/>
                <w:webHidden/>
                <w:sz w:val="28"/>
                <w:szCs w:val="28"/>
                <w:rPrChange w:id="20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201" w:author="SULAIMAN ABDULLAH S ABBAS" w:date="2021-10-03T15:16:00Z">
                  <w:rPr>
                    <w:rStyle w:val="Hyperlink"/>
                    <w:noProof/>
                  </w:rPr>
                </w:rPrChange>
              </w:rPr>
              <w:fldChar w:fldCharType="end"/>
            </w:r>
          </w:ins>
        </w:p>
        <w:p w14:paraId="3396AC09" w14:textId="27D42AA3" w:rsidR="00D33A9F" w:rsidRPr="009C42CB" w:rsidRDefault="00D33A9F">
          <w:pPr>
            <w:pStyle w:val="TOC3"/>
            <w:tabs>
              <w:tab w:val="right" w:leader="dot" w:pos="9350"/>
            </w:tabs>
            <w:rPr>
              <w:ins w:id="202" w:author="SULAIMAN ABDULLAH S ABBAS" w:date="2021-10-03T15:16:00Z"/>
              <w:rFonts w:asciiTheme="majorBidi" w:hAnsiTheme="majorBidi" w:cstheme="majorBidi"/>
              <w:noProof/>
              <w:sz w:val="28"/>
              <w:szCs w:val="28"/>
              <w:rPrChange w:id="203" w:author="SULAIMAN ABDULLAH S ABBAS" w:date="2021-10-03T15:16:00Z">
                <w:rPr>
                  <w:ins w:id="204" w:author="SULAIMAN ABDULLAH S ABBAS" w:date="2021-10-03T15:16:00Z"/>
                  <w:rFonts w:cstheme="minorBidi"/>
                  <w:noProof/>
                </w:rPr>
              </w:rPrChange>
            </w:rPr>
          </w:pPr>
          <w:ins w:id="205" w:author="SULAIMAN ABDULLAH S ABBAS" w:date="2021-10-03T15:16:00Z">
            <w:r w:rsidRPr="009C42CB">
              <w:rPr>
                <w:rStyle w:val="Hyperlink"/>
                <w:rFonts w:asciiTheme="majorBidi" w:hAnsiTheme="majorBidi" w:cstheme="majorBidi"/>
                <w:noProof/>
                <w:sz w:val="28"/>
                <w:szCs w:val="28"/>
                <w:rPrChange w:id="20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20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208" w:author="SULAIMAN ABDULLAH S ABBAS" w:date="2021-10-03T15:16:00Z">
                  <w:rPr>
                    <w:noProof/>
                  </w:rPr>
                </w:rPrChange>
              </w:rPr>
              <w:instrText>HYPERLINK \l "_Toc84166593"</w:instrText>
            </w:r>
            <w:r w:rsidRPr="009C42CB">
              <w:rPr>
                <w:rStyle w:val="Hyperlink"/>
                <w:rFonts w:asciiTheme="majorBidi" w:hAnsiTheme="majorBidi" w:cstheme="majorBidi"/>
                <w:noProof/>
                <w:sz w:val="28"/>
                <w:szCs w:val="28"/>
                <w:rPrChange w:id="20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210" w:author="SULAIMAN ABDULLAH S ABBAS" w:date="2021-10-03T15:16:00Z">
                  <w:rPr>
                    <w:rStyle w:val="Hyperlink"/>
                    <w:noProof/>
                  </w:rPr>
                </w:rPrChange>
              </w:rPr>
            </w:r>
            <w:r w:rsidRPr="009C42CB">
              <w:rPr>
                <w:rStyle w:val="Hyperlink"/>
                <w:rFonts w:asciiTheme="majorBidi" w:hAnsiTheme="majorBidi" w:cstheme="majorBidi"/>
                <w:noProof/>
                <w:sz w:val="28"/>
                <w:szCs w:val="28"/>
                <w:rPrChange w:id="21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212" w:author="SULAIMAN ABDULLAH S ABBAS" w:date="2021-10-03T15:16:00Z">
                  <w:rPr>
                    <w:rStyle w:val="Hyperlink"/>
                    <w:rFonts w:asciiTheme="majorBidi" w:eastAsia="Times New Roman" w:hAnsiTheme="majorBidi"/>
                    <w:noProof/>
                  </w:rPr>
                </w:rPrChange>
              </w:rPr>
              <w:t>2. Project Stakeholders</w:t>
            </w:r>
            <w:r w:rsidRPr="009C42CB">
              <w:rPr>
                <w:rFonts w:asciiTheme="majorBidi" w:hAnsiTheme="majorBidi" w:cstheme="majorBidi"/>
                <w:noProof/>
                <w:webHidden/>
                <w:sz w:val="28"/>
                <w:szCs w:val="28"/>
                <w:rPrChange w:id="213" w:author="SULAIMAN ABDULLAH S ABBAS" w:date="2021-10-03T15:16:00Z">
                  <w:rPr>
                    <w:noProof/>
                    <w:webHidden/>
                  </w:rPr>
                </w:rPrChange>
              </w:rPr>
              <w:tab/>
            </w:r>
            <w:r w:rsidRPr="009C42CB">
              <w:rPr>
                <w:rFonts w:asciiTheme="majorBidi" w:hAnsiTheme="majorBidi" w:cstheme="majorBidi"/>
                <w:noProof/>
                <w:webHidden/>
                <w:sz w:val="28"/>
                <w:szCs w:val="28"/>
                <w:rPrChange w:id="21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215" w:author="SULAIMAN ABDULLAH S ABBAS" w:date="2021-10-03T15:16:00Z">
                  <w:rPr>
                    <w:noProof/>
                    <w:webHidden/>
                  </w:rPr>
                </w:rPrChange>
              </w:rPr>
              <w:instrText xml:space="preserve"> PAGEREF _Toc84166593 \h </w:instrText>
            </w:r>
            <w:r w:rsidRPr="009C42CB">
              <w:rPr>
                <w:rFonts w:asciiTheme="majorBidi" w:hAnsiTheme="majorBidi" w:cstheme="majorBidi"/>
                <w:noProof/>
                <w:webHidden/>
                <w:sz w:val="28"/>
                <w:szCs w:val="28"/>
                <w:rPrChange w:id="216" w:author="SULAIMAN ABDULLAH S ABBAS" w:date="2021-10-03T15:16:00Z">
                  <w:rPr>
                    <w:noProof/>
                    <w:webHidden/>
                  </w:rPr>
                </w:rPrChange>
              </w:rPr>
            </w:r>
          </w:ins>
          <w:r w:rsidRPr="009C42CB">
            <w:rPr>
              <w:rFonts w:asciiTheme="majorBidi" w:hAnsiTheme="majorBidi" w:cstheme="majorBidi"/>
              <w:noProof/>
              <w:webHidden/>
              <w:sz w:val="28"/>
              <w:szCs w:val="28"/>
              <w:rPrChange w:id="217" w:author="SULAIMAN ABDULLAH S ABBAS" w:date="2021-10-03T15:16:00Z">
                <w:rPr>
                  <w:noProof/>
                  <w:webHidden/>
                </w:rPr>
              </w:rPrChange>
            </w:rPr>
            <w:fldChar w:fldCharType="separate"/>
          </w:r>
          <w:ins w:id="218" w:author="SULAIMAN ABDULLAH S ABBAS" w:date="2021-10-03T15:16:00Z">
            <w:r w:rsidRPr="009C42CB">
              <w:rPr>
                <w:rFonts w:asciiTheme="majorBidi" w:hAnsiTheme="majorBidi" w:cstheme="majorBidi"/>
                <w:noProof/>
                <w:webHidden/>
                <w:sz w:val="28"/>
                <w:szCs w:val="28"/>
                <w:rPrChange w:id="219" w:author="SULAIMAN ABDULLAH S ABBAS" w:date="2021-10-03T15:16:00Z">
                  <w:rPr>
                    <w:noProof/>
                    <w:webHidden/>
                  </w:rPr>
                </w:rPrChange>
              </w:rPr>
              <w:t>8</w:t>
            </w:r>
            <w:r w:rsidRPr="009C42CB">
              <w:rPr>
                <w:rFonts w:asciiTheme="majorBidi" w:hAnsiTheme="majorBidi" w:cstheme="majorBidi"/>
                <w:noProof/>
                <w:webHidden/>
                <w:sz w:val="28"/>
                <w:szCs w:val="28"/>
                <w:rPrChange w:id="22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221" w:author="SULAIMAN ABDULLAH S ABBAS" w:date="2021-10-03T15:16:00Z">
                  <w:rPr>
                    <w:rStyle w:val="Hyperlink"/>
                    <w:noProof/>
                  </w:rPr>
                </w:rPrChange>
              </w:rPr>
              <w:fldChar w:fldCharType="end"/>
            </w:r>
          </w:ins>
        </w:p>
        <w:p w14:paraId="3652B4F4" w14:textId="2984C730" w:rsidR="00D33A9F" w:rsidRPr="009C42CB" w:rsidRDefault="00D33A9F">
          <w:pPr>
            <w:pStyle w:val="TOC3"/>
            <w:tabs>
              <w:tab w:val="right" w:leader="dot" w:pos="9350"/>
            </w:tabs>
            <w:rPr>
              <w:ins w:id="222" w:author="SULAIMAN ABDULLAH S ABBAS" w:date="2021-10-03T15:16:00Z"/>
              <w:rFonts w:asciiTheme="majorBidi" w:hAnsiTheme="majorBidi" w:cstheme="majorBidi"/>
              <w:noProof/>
              <w:sz w:val="28"/>
              <w:szCs w:val="28"/>
              <w:rPrChange w:id="223" w:author="SULAIMAN ABDULLAH S ABBAS" w:date="2021-10-03T15:16:00Z">
                <w:rPr>
                  <w:ins w:id="224" w:author="SULAIMAN ABDULLAH S ABBAS" w:date="2021-10-03T15:16:00Z"/>
                  <w:rFonts w:cstheme="minorBidi"/>
                  <w:noProof/>
                </w:rPr>
              </w:rPrChange>
            </w:rPr>
          </w:pPr>
          <w:ins w:id="225" w:author="SULAIMAN ABDULLAH S ABBAS" w:date="2021-10-03T15:16:00Z">
            <w:r w:rsidRPr="009C42CB">
              <w:rPr>
                <w:rStyle w:val="Hyperlink"/>
                <w:rFonts w:asciiTheme="majorBidi" w:hAnsiTheme="majorBidi" w:cstheme="majorBidi"/>
                <w:noProof/>
                <w:sz w:val="28"/>
                <w:szCs w:val="28"/>
                <w:rPrChange w:id="22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22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228" w:author="SULAIMAN ABDULLAH S ABBAS" w:date="2021-10-03T15:16:00Z">
                  <w:rPr>
                    <w:noProof/>
                  </w:rPr>
                </w:rPrChange>
              </w:rPr>
              <w:instrText>HYPERLINK \l "_Toc84166594"</w:instrText>
            </w:r>
            <w:r w:rsidRPr="009C42CB">
              <w:rPr>
                <w:rStyle w:val="Hyperlink"/>
                <w:rFonts w:asciiTheme="majorBidi" w:hAnsiTheme="majorBidi" w:cstheme="majorBidi"/>
                <w:noProof/>
                <w:sz w:val="28"/>
                <w:szCs w:val="28"/>
                <w:rPrChange w:id="22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230" w:author="SULAIMAN ABDULLAH S ABBAS" w:date="2021-10-03T15:16:00Z">
                  <w:rPr>
                    <w:rStyle w:val="Hyperlink"/>
                    <w:noProof/>
                  </w:rPr>
                </w:rPrChange>
              </w:rPr>
            </w:r>
            <w:r w:rsidRPr="009C42CB">
              <w:rPr>
                <w:rStyle w:val="Hyperlink"/>
                <w:rFonts w:asciiTheme="majorBidi" w:hAnsiTheme="majorBidi" w:cstheme="majorBidi"/>
                <w:noProof/>
                <w:sz w:val="28"/>
                <w:szCs w:val="28"/>
                <w:rPrChange w:id="23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232" w:author="SULAIMAN ABDULLAH S ABBAS" w:date="2021-10-03T15:16:00Z">
                  <w:rPr>
                    <w:rStyle w:val="Hyperlink"/>
                    <w:rFonts w:asciiTheme="majorBidi" w:eastAsia="Times New Roman" w:hAnsiTheme="majorBidi"/>
                    <w:noProof/>
                  </w:rPr>
                </w:rPrChange>
              </w:rPr>
              <w:t>3. Executive Summary</w:t>
            </w:r>
            <w:r w:rsidRPr="009C42CB">
              <w:rPr>
                <w:rFonts w:asciiTheme="majorBidi" w:hAnsiTheme="majorBidi" w:cstheme="majorBidi"/>
                <w:noProof/>
                <w:webHidden/>
                <w:sz w:val="28"/>
                <w:szCs w:val="28"/>
                <w:rPrChange w:id="233" w:author="SULAIMAN ABDULLAH S ABBAS" w:date="2021-10-03T15:16:00Z">
                  <w:rPr>
                    <w:noProof/>
                    <w:webHidden/>
                  </w:rPr>
                </w:rPrChange>
              </w:rPr>
              <w:tab/>
            </w:r>
            <w:r w:rsidRPr="009C42CB">
              <w:rPr>
                <w:rFonts w:asciiTheme="majorBidi" w:hAnsiTheme="majorBidi" w:cstheme="majorBidi"/>
                <w:noProof/>
                <w:webHidden/>
                <w:sz w:val="28"/>
                <w:szCs w:val="28"/>
                <w:rPrChange w:id="23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235" w:author="SULAIMAN ABDULLAH S ABBAS" w:date="2021-10-03T15:16:00Z">
                  <w:rPr>
                    <w:noProof/>
                    <w:webHidden/>
                  </w:rPr>
                </w:rPrChange>
              </w:rPr>
              <w:instrText xml:space="preserve"> PAGEREF _Toc84166594 \h </w:instrText>
            </w:r>
            <w:r w:rsidRPr="009C42CB">
              <w:rPr>
                <w:rFonts w:asciiTheme="majorBidi" w:hAnsiTheme="majorBidi" w:cstheme="majorBidi"/>
                <w:noProof/>
                <w:webHidden/>
                <w:sz w:val="28"/>
                <w:szCs w:val="28"/>
                <w:rPrChange w:id="236" w:author="SULAIMAN ABDULLAH S ABBAS" w:date="2021-10-03T15:16:00Z">
                  <w:rPr>
                    <w:noProof/>
                    <w:webHidden/>
                  </w:rPr>
                </w:rPrChange>
              </w:rPr>
            </w:r>
          </w:ins>
          <w:r w:rsidRPr="009C42CB">
            <w:rPr>
              <w:rFonts w:asciiTheme="majorBidi" w:hAnsiTheme="majorBidi" w:cstheme="majorBidi"/>
              <w:noProof/>
              <w:webHidden/>
              <w:sz w:val="28"/>
              <w:szCs w:val="28"/>
              <w:rPrChange w:id="237" w:author="SULAIMAN ABDULLAH S ABBAS" w:date="2021-10-03T15:16:00Z">
                <w:rPr>
                  <w:noProof/>
                  <w:webHidden/>
                </w:rPr>
              </w:rPrChange>
            </w:rPr>
            <w:fldChar w:fldCharType="separate"/>
          </w:r>
          <w:ins w:id="238" w:author="SULAIMAN ABDULLAH S ABBAS" w:date="2021-10-03T15:16:00Z">
            <w:r w:rsidRPr="009C42CB">
              <w:rPr>
                <w:rFonts w:asciiTheme="majorBidi" w:hAnsiTheme="majorBidi" w:cstheme="majorBidi"/>
                <w:noProof/>
                <w:webHidden/>
                <w:sz w:val="28"/>
                <w:szCs w:val="28"/>
                <w:rPrChange w:id="239" w:author="SULAIMAN ABDULLAH S ABBAS" w:date="2021-10-03T15:16:00Z">
                  <w:rPr>
                    <w:noProof/>
                    <w:webHidden/>
                  </w:rPr>
                </w:rPrChange>
              </w:rPr>
              <w:t>8</w:t>
            </w:r>
            <w:r w:rsidRPr="009C42CB">
              <w:rPr>
                <w:rFonts w:asciiTheme="majorBidi" w:hAnsiTheme="majorBidi" w:cstheme="majorBidi"/>
                <w:noProof/>
                <w:webHidden/>
                <w:sz w:val="28"/>
                <w:szCs w:val="28"/>
                <w:rPrChange w:id="24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241" w:author="SULAIMAN ABDULLAH S ABBAS" w:date="2021-10-03T15:16:00Z">
                  <w:rPr>
                    <w:rStyle w:val="Hyperlink"/>
                    <w:noProof/>
                  </w:rPr>
                </w:rPrChange>
              </w:rPr>
              <w:fldChar w:fldCharType="end"/>
            </w:r>
          </w:ins>
        </w:p>
        <w:p w14:paraId="1DF4CCC2" w14:textId="14B59F16" w:rsidR="00D33A9F" w:rsidRPr="009C42CB" w:rsidRDefault="00D33A9F">
          <w:pPr>
            <w:pStyle w:val="TOC3"/>
            <w:tabs>
              <w:tab w:val="right" w:leader="dot" w:pos="9350"/>
            </w:tabs>
            <w:rPr>
              <w:ins w:id="242" w:author="SULAIMAN ABDULLAH S ABBAS" w:date="2021-10-03T15:16:00Z"/>
              <w:rFonts w:asciiTheme="majorBidi" w:hAnsiTheme="majorBidi" w:cstheme="majorBidi"/>
              <w:noProof/>
              <w:sz w:val="28"/>
              <w:szCs w:val="28"/>
              <w:rPrChange w:id="243" w:author="SULAIMAN ABDULLAH S ABBAS" w:date="2021-10-03T15:16:00Z">
                <w:rPr>
                  <w:ins w:id="244" w:author="SULAIMAN ABDULLAH S ABBAS" w:date="2021-10-03T15:16:00Z"/>
                  <w:rFonts w:cstheme="minorBidi"/>
                  <w:noProof/>
                </w:rPr>
              </w:rPrChange>
            </w:rPr>
          </w:pPr>
          <w:ins w:id="245" w:author="SULAIMAN ABDULLAH S ABBAS" w:date="2021-10-03T15:16:00Z">
            <w:r w:rsidRPr="009C42CB">
              <w:rPr>
                <w:rStyle w:val="Hyperlink"/>
                <w:rFonts w:asciiTheme="majorBidi" w:hAnsiTheme="majorBidi" w:cstheme="majorBidi"/>
                <w:noProof/>
                <w:sz w:val="28"/>
                <w:szCs w:val="28"/>
                <w:rPrChange w:id="24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24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248" w:author="SULAIMAN ABDULLAH S ABBAS" w:date="2021-10-03T15:16:00Z">
                  <w:rPr>
                    <w:noProof/>
                  </w:rPr>
                </w:rPrChange>
              </w:rPr>
              <w:instrText>HYPERLINK \l "_Toc84166595"</w:instrText>
            </w:r>
            <w:r w:rsidRPr="009C42CB">
              <w:rPr>
                <w:rStyle w:val="Hyperlink"/>
                <w:rFonts w:asciiTheme="majorBidi" w:hAnsiTheme="majorBidi" w:cstheme="majorBidi"/>
                <w:noProof/>
                <w:sz w:val="28"/>
                <w:szCs w:val="28"/>
                <w:rPrChange w:id="24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250" w:author="SULAIMAN ABDULLAH S ABBAS" w:date="2021-10-03T15:16:00Z">
                  <w:rPr>
                    <w:rStyle w:val="Hyperlink"/>
                    <w:noProof/>
                  </w:rPr>
                </w:rPrChange>
              </w:rPr>
            </w:r>
            <w:r w:rsidRPr="009C42CB">
              <w:rPr>
                <w:rStyle w:val="Hyperlink"/>
                <w:rFonts w:asciiTheme="majorBidi" w:hAnsiTheme="majorBidi" w:cstheme="majorBidi"/>
                <w:noProof/>
                <w:sz w:val="28"/>
                <w:szCs w:val="28"/>
                <w:rPrChange w:id="25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252" w:author="SULAIMAN ABDULLAH S ABBAS" w:date="2021-10-03T15:16:00Z">
                  <w:rPr>
                    <w:rStyle w:val="Hyperlink"/>
                    <w:rFonts w:asciiTheme="majorBidi" w:eastAsia="Times New Roman" w:hAnsiTheme="majorBidi"/>
                    <w:noProof/>
                  </w:rPr>
                </w:rPrChange>
              </w:rPr>
              <w:t>4. Project Purpose</w:t>
            </w:r>
            <w:r w:rsidRPr="009C42CB">
              <w:rPr>
                <w:rFonts w:asciiTheme="majorBidi" w:hAnsiTheme="majorBidi" w:cstheme="majorBidi"/>
                <w:noProof/>
                <w:webHidden/>
                <w:sz w:val="28"/>
                <w:szCs w:val="28"/>
                <w:rPrChange w:id="253" w:author="SULAIMAN ABDULLAH S ABBAS" w:date="2021-10-03T15:16:00Z">
                  <w:rPr>
                    <w:noProof/>
                    <w:webHidden/>
                  </w:rPr>
                </w:rPrChange>
              </w:rPr>
              <w:tab/>
            </w:r>
            <w:r w:rsidRPr="009C42CB">
              <w:rPr>
                <w:rFonts w:asciiTheme="majorBidi" w:hAnsiTheme="majorBidi" w:cstheme="majorBidi"/>
                <w:noProof/>
                <w:webHidden/>
                <w:sz w:val="28"/>
                <w:szCs w:val="28"/>
                <w:rPrChange w:id="25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255" w:author="SULAIMAN ABDULLAH S ABBAS" w:date="2021-10-03T15:16:00Z">
                  <w:rPr>
                    <w:noProof/>
                    <w:webHidden/>
                  </w:rPr>
                </w:rPrChange>
              </w:rPr>
              <w:instrText xml:space="preserve"> PAGEREF _Toc84166595 \h </w:instrText>
            </w:r>
            <w:r w:rsidRPr="009C42CB">
              <w:rPr>
                <w:rFonts w:asciiTheme="majorBidi" w:hAnsiTheme="majorBidi" w:cstheme="majorBidi"/>
                <w:noProof/>
                <w:webHidden/>
                <w:sz w:val="28"/>
                <w:szCs w:val="28"/>
                <w:rPrChange w:id="256" w:author="SULAIMAN ABDULLAH S ABBAS" w:date="2021-10-03T15:16:00Z">
                  <w:rPr>
                    <w:noProof/>
                    <w:webHidden/>
                  </w:rPr>
                </w:rPrChange>
              </w:rPr>
            </w:r>
          </w:ins>
          <w:r w:rsidRPr="009C42CB">
            <w:rPr>
              <w:rFonts w:asciiTheme="majorBidi" w:hAnsiTheme="majorBidi" w:cstheme="majorBidi"/>
              <w:noProof/>
              <w:webHidden/>
              <w:sz w:val="28"/>
              <w:szCs w:val="28"/>
              <w:rPrChange w:id="257" w:author="SULAIMAN ABDULLAH S ABBAS" w:date="2021-10-03T15:16:00Z">
                <w:rPr>
                  <w:noProof/>
                  <w:webHidden/>
                </w:rPr>
              </w:rPrChange>
            </w:rPr>
            <w:fldChar w:fldCharType="separate"/>
          </w:r>
          <w:ins w:id="258" w:author="SULAIMAN ABDULLAH S ABBAS" w:date="2021-10-03T15:16:00Z">
            <w:r w:rsidRPr="009C42CB">
              <w:rPr>
                <w:rFonts w:asciiTheme="majorBidi" w:hAnsiTheme="majorBidi" w:cstheme="majorBidi"/>
                <w:noProof/>
                <w:webHidden/>
                <w:sz w:val="28"/>
                <w:szCs w:val="28"/>
                <w:rPrChange w:id="259" w:author="SULAIMAN ABDULLAH S ABBAS" w:date="2021-10-03T15:16:00Z">
                  <w:rPr>
                    <w:noProof/>
                    <w:webHidden/>
                  </w:rPr>
                </w:rPrChange>
              </w:rPr>
              <w:t>8</w:t>
            </w:r>
            <w:r w:rsidRPr="009C42CB">
              <w:rPr>
                <w:rFonts w:asciiTheme="majorBidi" w:hAnsiTheme="majorBidi" w:cstheme="majorBidi"/>
                <w:noProof/>
                <w:webHidden/>
                <w:sz w:val="28"/>
                <w:szCs w:val="28"/>
                <w:rPrChange w:id="26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261" w:author="SULAIMAN ABDULLAH S ABBAS" w:date="2021-10-03T15:16:00Z">
                  <w:rPr>
                    <w:rStyle w:val="Hyperlink"/>
                    <w:noProof/>
                  </w:rPr>
                </w:rPrChange>
              </w:rPr>
              <w:fldChar w:fldCharType="end"/>
            </w:r>
          </w:ins>
        </w:p>
        <w:p w14:paraId="535FF954" w14:textId="451649F9" w:rsidR="00D33A9F" w:rsidRPr="009C42CB" w:rsidRDefault="00D33A9F">
          <w:pPr>
            <w:pStyle w:val="TOC3"/>
            <w:tabs>
              <w:tab w:val="right" w:leader="dot" w:pos="9350"/>
            </w:tabs>
            <w:rPr>
              <w:ins w:id="262" w:author="SULAIMAN ABDULLAH S ABBAS" w:date="2021-10-03T15:16:00Z"/>
              <w:rFonts w:asciiTheme="majorBidi" w:hAnsiTheme="majorBidi" w:cstheme="majorBidi"/>
              <w:noProof/>
              <w:sz w:val="28"/>
              <w:szCs w:val="28"/>
              <w:rPrChange w:id="263" w:author="SULAIMAN ABDULLAH S ABBAS" w:date="2021-10-03T15:16:00Z">
                <w:rPr>
                  <w:ins w:id="264" w:author="SULAIMAN ABDULLAH S ABBAS" w:date="2021-10-03T15:16:00Z"/>
                  <w:rFonts w:cstheme="minorBidi"/>
                  <w:noProof/>
                </w:rPr>
              </w:rPrChange>
            </w:rPr>
          </w:pPr>
          <w:ins w:id="265" w:author="SULAIMAN ABDULLAH S ABBAS" w:date="2021-10-03T15:16:00Z">
            <w:r w:rsidRPr="009C42CB">
              <w:rPr>
                <w:rStyle w:val="Hyperlink"/>
                <w:rFonts w:asciiTheme="majorBidi" w:hAnsiTheme="majorBidi" w:cstheme="majorBidi"/>
                <w:noProof/>
                <w:sz w:val="28"/>
                <w:szCs w:val="28"/>
                <w:rPrChange w:id="26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26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268" w:author="SULAIMAN ABDULLAH S ABBAS" w:date="2021-10-03T15:16:00Z">
                  <w:rPr>
                    <w:noProof/>
                  </w:rPr>
                </w:rPrChange>
              </w:rPr>
              <w:instrText>HYPERLINK \l "_Toc84166596"</w:instrText>
            </w:r>
            <w:r w:rsidRPr="009C42CB">
              <w:rPr>
                <w:rStyle w:val="Hyperlink"/>
                <w:rFonts w:asciiTheme="majorBidi" w:hAnsiTheme="majorBidi" w:cstheme="majorBidi"/>
                <w:noProof/>
                <w:sz w:val="28"/>
                <w:szCs w:val="28"/>
                <w:rPrChange w:id="26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270" w:author="SULAIMAN ABDULLAH S ABBAS" w:date="2021-10-03T15:16:00Z">
                  <w:rPr>
                    <w:rStyle w:val="Hyperlink"/>
                    <w:noProof/>
                  </w:rPr>
                </w:rPrChange>
              </w:rPr>
            </w:r>
            <w:r w:rsidRPr="009C42CB">
              <w:rPr>
                <w:rStyle w:val="Hyperlink"/>
                <w:rFonts w:asciiTheme="majorBidi" w:hAnsiTheme="majorBidi" w:cstheme="majorBidi"/>
                <w:noProof/>
                <w:sz w:val="28"/>
                <w:szCs w:val="28"/>
                <w:rPrChange w:id="27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272" w:author="SULAIMAN ABDULLAH S ABBAS" w:date="2021-10-03T15:16:00Z">
                  <w:rPr>
                    <w:rStyle w:val="Hyperlink"/>
                    <w:rFonts w:asciiTheme="majorBidi" w:eastAsia="Times New Roman" w:hAnsiTheme="majorBidi"/>
                    <w:noProof/>
                  </w:rPr>
                </w:rPrChange>
              </w:rPr>
              <w:t>5. Project Description</w:t>
            </w:r>
            <w:r w:rsidRPr="009C42CB">
              <w:rPr>
                <w:rFonts w:asciiTheme="majorBidi" w:hAnsiTheme="majorBidi" w:cstheme="majorBidi"/>
                <w:noProof/>
                <w:webHidden/>
                <w:sz w:val="28"/>
                <w:szCs w:val="28"/>
                <w:rPrChange w:id="273" w:author="SULAIMAN ABDULLAH S ABBAS" w:date="2021-10-03T15:16:00Z">
                  <w:rPr>
                    <w:noProof/>
                    <w:webHidden/>
                  </w:rPr>
                </w:rPrChange>
              </w:rPr>
              <w:tab/>
            </w:r>
            <w:r w:rsidRPr="009C42CB">
              <w:rPr>
                <w:rFonts w:asciiTheme="majorBidi" w:hAnsiTheme="majorBidi" w:cstheme="majorBidi"/>
                <w:noProof/>
                <w:webHidden/>
                <w:sz w:val="28"/>
                <w:szCs w:val="28"/>
                <w:rPrChange w:id="27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275" w:author="SULAIMAN ABDULLAH S ABBAS" w:date="2021-10-03T15:16:00Z">
                  <w:rPr>
                    <w:noProof/>
                    <w:webHidden/>
                  </w:rPr>
                </w:rPrChange>
              </w:rPr>
              <w:instrText xml:space="preserve"> PAGEREF _Toc84166596 \h </w:instrText>
            </w:r>
            <w:r w:rsidRPr="009C42CB">
              <w:rPr>
                <w:rFonts w:asciiTheme="majorBidi" w:hAnsiTheme="majorBidi" w:cstheme="majorBidi"/>
                <w:noProof/>
                <w:webHidden/>
                <w:sz w:val="28"/>
                <w:szCs w:val="28"/>
                <w:rPrChange w:id="276" w:author="SULAIMAN ABDULLAH S ABBAS" w:date="2021-10-03T15:16:00Z">
                  <w:rPr>
                    <w:noProof/>
                    <w:webHidden/>
                  </w:rPr>
                </w:rPrChange>
              </w:rPr>
            </w:r>
          </w:ins>
          <w:r w:rsidRPr="009C42CB">
            <w:rPr>
              <w:rFonts w:asciiTheme="majorBidi" w:hAnsiTheme="majorBidi" w:cstheme="majorBidi"/>
              <w:noProof/>
              <w:webHidden/>
              <w:sz w:val="28"/>
              <w:szCs w:val="28"/>
              <w:rPrChange w:id="277" w:author="SULAIMAN ABDULLAH S ABBAS" w:date="2021-10-03T15:16:00Z">
                <w:rPr>
                  <w:noProof/>
                  <w:webHidden/>
                </w:rPr>
              </w:rPrChange>
            </w:rPr>
            <w:fldChar w:fldCharType="separate"/>
          </w:r>
          <w:ins w:id="278" w:author="SULAIMAN ABDULLAH S ABBAS" w:date="2021-10-03T15:16:00Z">
            <w:r w:rsidRPr="009C42CB">
              <w:rPr>
                <w:rFonts w:asciiTheme="majorBidi" w:hAnsiTheme="majorBidi" w:cstheme="majorBidi"/>
                <w:noProof/>
                <w:webHidden/>
                <w:sz w:val="28"/>
                <w:szCs w:val="28"/>
                <w:rPrChange w:id="279" w:author="SULAIMAN ABDULLAH S ABBAS" w:date="2021-10-03T15:16:00Z">
                  <w:rPr>
                    <w:noProof/>
                    <w:webHidden/>
                  </w:rPr>
                </w:rPrChange>
              </w:rPr>
              <w:t>9</w:t>
            </w:r>
            <w:r w:rsidRPr="009C42CB">
              <w:rPr>
                <w:rFonts w:asciiTheme="majorBidi" w:hAnsiTheme="majorBidi" w:cstheme="majorBidi"/>
                <w:noProof/>
                <w:webHidden/>
                <w:sz w:val="28"/>
                <w:szCs w:val="28"/>
                <w:rPrChange w:id="28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281" w:author="SULAIMAN ABDULLAH S ABBAS" w:date="2021-10-03T15:16:00Z">
                  <w:rPr>
                    <w:rStyle w:val="Hyperlink"/>
                    <w:noProof/>
                  </w:rPr>
                </w:rPrChange>
              </w:rPr>
              <w:fldChar w:fldCharType="end"/>
            </w:r>
          </w:ins>
        </w:p>
        <w:p w14:paraId="23ECF6F7" w14:textId="2620DD7F" w:rsidR="00D33A9F" w:rsidRPr="009C42CB" w:rsidRDefault="00D33A9F">
          <w:pPr>
            <w:pStyle w:val="TOC3"/>
            <w:tabs>
              <w:tab w:val="right" w:leader="dot" w:pos="9350"/>
            </w:tabs>
            <w:rPr>
              <w:ins w:id="282" w:author="SULAIMAN ABDULLAH S ABBAS" w:date="2021-10-03T15:16:00Z"/>
              <w:rFonts w:asciiTheme="majorBidi" w:hAnsiTheme="majorBidi" w:cstheme="majorBidi"/>
              <w:noProof/>
              <w:sz w:val="28"/>
              <w:szCs w:val="28"/>
              <w:rPrChange w:id="283" w:author="SULAIMAN ABDULLAH S ABBAS" w:date="2021-10-03T15:16:00Z">
                <w:rPr>
                  <w:ins w:id="284" w:author="SULAIMAN ABDULLAH S ABBAS" w:date="2021-10-03T15:16:00Z"/>
                  <w:rFonts w:cstheme="minorBidi"/>
                  <w:noProof/>
                </w:rPr>
              </w:rPrChange>
            </w:rPr>
          </w:pPr>
          <w:ins w:id="285" w:author="SULAIMAN ABDULLAH S ABBAS" w:date="2021-10-03T15:16:00Z">
            <w:r w:rsidRPr="009C42CB">
              <w:rPr>
                <w:rStyle w:val="Hyperlink"/>
                <w:rFonts w:asciiTheme="majorBidi" w:hAnsiTheme="majorBidi" w:cstheme="majorBidi"/>
                <w:noProof/>
                <w:sz w:val="28"/>
                <w:szCs w:val="28"/>
                <w:rPrChange w:id="28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28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288" w:author="SULAIMAN ABDULLAH S ABBAS" w:date="2021-10-03T15:16:00Z">
                  <w:rPr>
                    <w:noProof/>
                  </w:rPr>
                </w:rPrChange>
              </w:rPr>
              <w:instrText>HYPERLINK \l "_Toc84166597"</w:instrText>
            </w:r>
            <w:r w:rsidRPr="009C42CB">
              <w:rPr>
                <w:rStyle w:val="Hyperlink"/>
                <w:rFonts w:asciiTheme="majorBidi" w:hAnsiTheme="majorBidi" w:cstheme="majorBidi"/>
                <w:noProof/>
                <w:sz w:val="28"/>
                <w:szCs w:val="28"/>
                <w:rPrChange w:id="28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290" w:author="SULAIMAN ABDULLAH S ABBAS" w:date="2021-10-03T15:16:00Z">
                  <w:rPr>
                    <w:rStyle w:val="Hyperlink"/>
                    <w:noProof/>
                  </w:rPr>
                </w:rPrChange>
              </w:rPr>
            </w:r>
            <w:r w:rsidRPr="009C42CB">
              <w:rPr>
                <w:rStyle w:val="Hyperlink"/>
                <w:rFonts w:asciiTheme="majorBidi" w:hAnsiTheme="majorBidi" w:cstheme="majorBidi"/>
                <w:noProof/>
                <w:sz w:val="28"/>
                <w:szCs w:val="28"/>
                <w:rPrChange w:id="29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292" w:author="SULAIMAN ABDULLAH S ABBAS" w:date="2021-10-03T15:16:00Z">
                  <w:rPr>
                    <w:rStyle w:val="Hyperlink"/>
                    <w:rFonts w:asciiTheme="majorBidi" w:eastAsia="Times New Roman" w:hAnsiTheme="majorBidi"/>
                    <w:noProof/>
                  </w:rPr>
                </w:rPrChange>
              </w:rPr>
              <w:t>6. Project Milestones</w:t>
            </w:r>
            <w:r w:rsidRPr="009C42CB">
              <w:rPr>
                <w:rFonts w:asciiTheme="majorBidi" w:hAnsiTheme="majorBidi" w:cstheme="majorBidi"/>
                <w:noProof/>
                <w:webHidden/>
                <w:sz w:val="28"/>
                <w:szCs w:val="28"/>
                <w:rPrChange w:id="293" w:author="SULAIMAN ABDULLAH S ABBAS" w:date="2021-10-03T15:16:00Z">
                  <w:rPr>
                    <w:noProof/>
                    <w:webHidden/>
                  </w:rPr>
                </w:rPrChange>
              </w:rPr>
              <w:tab/>
            </w:r>
            <w:r w:rsidRPr="009C42CB">
              <w:rPr>
                <w:rFonts w:asciiTheme="majorBidi" w:hAnsiTheme="majorBidi" w:cstheme="majorBidi"/>
                <w:noProof/>
                <w:webHidden/>
                <w:sz w:val="28"/>
                <w:szCs w:val="28"/>
                <w:rPrChange w:id="29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295" w:author="SULAIMAN ABDULLAH S ABBAS" w:date="2021-10-03T15:16:00Z">
                  <w:rPr>
                    <w:noProof/>
                    <w:webHidden/>
                  </w:rPr>
                </w:rPrChange>
              </w:rPr>
              <w:instrText xml:space="preserve"> PAGEREF _Toc84166597 \h </w:instrText>
            </w:r>
            <w:r w:rsidRPr="009C42CB">
              <w:rPr>
                <w:rFonts w:asciiTheme="majorBidi" w:hAnsiTheme="majorBidi" w:cstheme="majorBidi"/>
                <w:noProof/>
                <w:webHidden/>
                <w:sz w:val="28"/>
                <w:szCs w:val="28"/>
                <w:rPrChange w:id="296" w:author="SULAIMAN ABDULLAH S ABBAS" w:date="2021-10-03T15:16:00Z">
                  <w:rPr>
                    <w:noProof/>
                    <w:webHidden/>
                  </w:rPr>
                </w:rPrChange>
              </w:rPr>
            </w:r>
          </w:ins>
          <w:r w:rsidRPr="009C42CB">
            <w:rPr>
              <w:rFonts w:asciiTheme="majorBidi" w:hAnsiTheme="majorBidi" w:cstheme="majorBidi"/>
              <w:noProof/>
              <w:webHidden/>
              <w:sz w:val="28"/>
              <w:szCs w:val="28"/>
              <w:rPrChange w:id="297" w:author="SULAIMAN ABDULLAH S ABBAS" w:date="2021-10-03T15:16:00Z">
                <w:rPr>
                  <w:noProof/>
                  <w:webHidden/>
                </w:rPr>
              </w:rPrChange>
            </w:rPr>
            <w:fldChar w:fldCharType="separate"/>
          </w:r>
          <w:ins w:id="298" w:author="SULAIMAN ABDULLAH S ABBAS" w:date="2021-10-03T15:16:00Z">
            <w:r w:rsidRPr="009C42CB">
              <w:rPr>
                <w:rFonts w:asciiTheme="majorBidi" w:hAnsiTheme="majorBidi" w:cstheme="majorBidi"/>
                <w:noProof/>
                <w:webHidden/>
                <w:sz w:val="28"/>
                <w:szCs w:val="28"/>
                <w:rPrChange w:id="299" w:author="SULAIMAN ABDULLAH S ABBAS" w:date="2021-10-03T15:16:00Z">
                  <w:rPr>
                    <w:noProof/>
                    <w:webHidden/>
                  </w:rPr>
                </w:rPrChange>
              </w:rPr>
              <w:t>10</w:t>
            </w:r>
            <w:r w:rsidRPr="009C42CB">
              <w:rPr>
                <w:rFonts w:asciiTheme="majorBidi" w:hAnsiTheme="majorBidi" w:cstheme="majorBidi"/>
                <w:noProof/>
                <w:webHidden/>
                <w:sz w:val="28"/>
                <w:szCs w:val="28"/>
                <w:rPrChange w:id="30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301" w:author="SULAIMAN ABDULLAH S ABBAS" w:date="2021-10-03T15:16:00Z">
                  <w:rPr>
                    <w:rStyle w:val="Hyperlink"/>
                    <w:noProof/>
                  </w:rPr>
                </w:rPrChange>
              </w:rPr>
              <w:fldChar w:fldCharType="end"/>
            </w:r>
          </w:ins>
        </w:p>
        <w:p w14:paraId="54CB2757" w14:textId="611E540A" w:rsidR="00D33A9F" w:rsidRPr="009C42CB" w:rsidRDefault="00D33A9F">
          <w:pPr>
            <w:pStyle w:val="TOC3"/>
            <w:tabs>
              <w:tab w:val="right" w:leader="dot" w:pos="9350"/>
            </w:tabs>
            <w:rPr>
              <w:ins w:id="302" w:author="SULAIMAN ABDULLAH S ABBAS" w:date="2021-10-03T15:16:00Z"/>
              <w:rFonts w:asciiTheme="majorBidi" w:hAnsiTheme="majorBidi" w:cstheme="majorBidi"/>
              <w:noProof/>
              <w:sz w:val="28"/>
              <w:szCs w:val="28"/>
              <w:rPrChange w:id="303" w:author="SULAIMAN ABDULLAH S ABBAS" w:date="2021-10-03T15:16:00Z">
                <w:rPr>
                  <w:ins w:id="304" w:author="SULAIMAN ABDULLAH S ABBAS" w:date="2021-10-03T15:16:00Z"/>
                  <w:rFonts w:cstheme="minorBidi"/>
                  <w:noProof/>
                </w:rPr>
              </w:rPrChange>
            </w:rPr>
          </w:pPr>
          <w:ins w:id="305" w:author="SULAIMAN ABDULLAH S ABBAS" w:date="2021-10-03T15:16:00Z">
            <w:r w:rsidRPr="009C42CB">
              <w:rPr>
                <w:rStyle w:val="Hyperlink"/>
                <w:rFonts w:asciiTheme="majorBidi" w:hAnsiTheme="majorBidi" w:cstheme="majorBidi"/>
                <w:noProof/>
                <w:sz w:val="28"/>
                <w:szCs w:val="28"/>
                <w:rPrChange w:id="30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30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308" w:author="SULAIMAN ABDULLAH S ABBAS" w:date="2021-10-03T15:16:00Z">
                  <w:rPr>
                    <w:noProof/>
                  </w:rPr>
                </w:rPrChange>
              </w:rPr>
              <w:instrText>HYPERLINK \l "_Toc84166598"</w:instrText>
            </w:r>
            <w:r w:rsidRPr="009C42CB">
              <w:rPr>
                <w:rStyle w:val="Hyperlink"/>
                <w:rFonts w:asciiTheme="majorBidi" w:hAnsiTheme="majorBidi" w:cstheme="majorBidi"/>
                <w:noProof/>
                <w:sz w:val="28"/>
                <w:szCs w:val="28"/>
                <w:rPrChange w:id="30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310" w:author="SULAIMAN ABDULLAH S ABBAS" w:date="2021-10-03T15:16:00Z">
                  <w:rPr>
                    <w:rStyle w:val="Hyperlink"/>
                    <w:noProof/>
                  </w:rPr>
                </w:rPrChange>
              </w:rPr>
            </w:r>
            <w:r w:rsidRPr="009C42CB">
              <w:rPr>
                <w:rStyle w:val="Hyperlink"/>
                <w:rFonts w:asciiTheme="majorBidi" w:hAnsiTheme="majorBidi" w:cstheme="majorBidi"/>
                <w:noProof/>
                <w:sz w:val="28"/>
                <w:szCs w:val="28"/>
                <w:rPrChange w:id="31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312" w:author="SULAIMAN ABDULLAH S ABBAS" w:date="2021-10-03T15:16:00Z">
                  <w:rPr>
                    <w:rStyle w:val="Hyperlink"/>
                    <w:rFonts w:asciiTheme="majorBidi" w:eastAsia="Times New Roman" w:hAnsiTheme="majorBidi"/>
                    <w:noProof/>
                  </w:rPr>
                </w:rPrChange>
              </w:rPr>
              <w:t>7. Risks &amp; Remedies</w:t>
            </w:r>
            <w:r w:rsidRPr="009C42CB">
              <w:rPr>
                <w:rFonts w:asciiTheme="majorBidi" w:hAnsiTheme="majorBidi" w:cstheme="majorBidi"/>
                <w:noProof/>
                <w:webHidden/>
                <w:sz w:val="28"/>
                <w:szCs w:val="28"/>
                <w:rPrChange w:id="313" w:author="SULAIMAN ABDULLAH S ABBAS" w:date="2021-10-03T15:16:00Z">
                  <w:rPr>
                    <w:noProof/>
                    <w:webHidden/>
                  </w:rPr>
                </w:rPrChange>
              </w:rPr>
              <w:tab/>
            </w:r>
            <w:r w:rsidRPr="009C42CB">
              <w:rPr>
                <w:rFonts w:asciiTheme="majorBidi" w:hAnsiTheme="majorBidi" w:cstheme="majorBidi"/>
                <w:noProof/>
                <w:webHidden/>
                <w:sz w:val="28"/>
                <w:szCs w:val="28"/>
                <w:rPrChange w:id="31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315" w:author="SULAIMAN ABDULLAH S ABBAS" w:date="2021-10-03T15:16:00Z">
                  <w:rPr>
                    <w:noProof/>
                    <w:webHidden/>
                  </w:rPr>
                </w:rPrChange>
              </w:rPr>
              <w:instrText xml:space="preserve"> PAGEREF _Toc84166598 \h </w:instrText>
            </w:r>
            <w:r w:rsidRPr="009C42CB">
              <w:rPr>
                <w:rFonts w:asciiTheme="majorBidi" w:hAnsiTheme="majorBidi" w:cstheme="majorBidi"/>
                <w:noProof/>
                <w:webHidden/>
                <w:sz w:val="28"/>
                <w:szCs w:val="28"/>
                <w:rPrChange w:id="316" w:author="SULAIMAN ABDULLAH S ABBAS" w:date="2021-10-03T15:16:00Z">
                  <w:rPr>
                    <w:noProof/>
                    <w:webHidden/>
                  </w:rPr>
                </w:rPrChange>
              </w:rPr>
            </w:r>
          </w:ins>
          <w:r w:rsidRPr="009C42CB">
            <w:rPr>
              <w:rFonts w:asciiTheme="majorBidi" w:hAnsiTheme="majorBidi" w:cstheme="majorBidi"/>
              <w:noProof/>
              <w:webHidden/>
              <w:sz w:val="28"/>
              <w:szCs w:val="28"/>
              <w:rPrChange w:id="317" w:author="SULAIMAN ABDULLAH S ABBAS" w:date="2021-10-03T15:16:00Z">
                <w:rPr>
                  <w:noProof/>
                  <w:webHidden/>
                </w:rPr>
              </w:rPrChange>
            </w:rPr>
            <w:fldChar w:fldCharType="separate"/>
          </w:r>
          <w:ins w:id="318" w:author="SULAIMAN ABDULLAH S ABBAS" w:date="2021-10-03T15:16:00Z">
            <w:r w:rsidRPr="009C42CB">
              <w:rPr>
                <w:rFonts w:asciiTheme="majorBidi" w:hAnsiTheme="majorBidi" w:cstheme="majorBidi"/>
                <w:noProof/>
                <w:webHidden/>
                <w:sz w:val="28"/>
                <w:szCs w:val="28"/>
                <w:rPrChange w:id="319" w:author="SULAIMAN ABDULLAH S ABBAS" w:date="2021-10-03T15:16:00Z">
                  <w:rPr>
                    <w:noProof/>
                    <w:webHidden/>
                  </w:rPr>
                </w:rPrChange>
              </w:rPr>
              <w:t>10</w:t>
            </w:r>
            <w:r w:rsidRPr="009C42CB">
              <w:rPr>
                <w:rFonts w:asciiTheme="majorBidi" w:hAnsiTheme="majorBidi" w:cstheme="majorBidi"/>
                <w:noProof/>
                <w:webHidden/>
                <w:sz w:val="28"/>
                <w:szCs w:val="28"/>
                <w:rPrChange w:id="32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321" w:author="SULAIMAN ABDULLAH S ABBAS" w:date="2021-10-03T15:16:00Z">
                  <w:rPr>
                    <w:rStyle w:val="Hyperlink"/>
                    <w:noProof/>
                  </w:rPr>
                </w:rPrChange>
              </w:rPr>
              <w:fldChar w:fldCharType="end"/>
            </w:r>
          </w:ins>
        </w:p>
        <w:p w14:paraId="10B104A2" w14:textId="2903CDBB" w:rsidR="00D33A9F" w:rsidRPr="009C42CB" w:rsidRDefault="00D33A9F">
          <w:pPr>
            <w:pStyle w:val="TOC3"/>
            <w:tabs>
              <w:tab w:val="right" w:leader="dot" w:pos="9350"/>
            </w:tabs>
            <w:rPr>
              <w:ins w:id="322" w:author="SULAIMAN ABDULLAH S ABBAS" w:date="2021-10-03T15:16:00Z"/>
              <w:rFonts w:asciiTheme="majorBidi" w:hAnsiTheme="majorBidi" w:cstheme="majorBidi"/>
              <w:noProof/>
              <w:sz w:val="28"/>
              <w:szCs w:val="28"/>
              <w:rPrChange w:id="323" w:author="SULAIMAN ABDULLAH S ABBAS" w:date="2021-10-03T15:16:00Z">
                <w:rPr>
                  <w:ins w:id="324" w:author="SULAIMAN ABDULLAH S ABBAS" w:date="2021-10-03T15:16:00Z"/>
                  <w:rFonts w:cstheme="minorBidi"/>
                  <w:noProof/>
                </w:rPr>
              </w:rPrChange>
            </w:rPr>
          </w:pPr>
          <w:ins w:id="325" w:author="SULAIMAN ABDULLAH S ABBAS" w:date="2021-10-03T15:16:00Z">
            <w:r w:rsidRPr="009C42CB">
              <w:rPr>
                <w:rStyle w:val="Hyperlink"/>
                <w:rFonts w:asciiTheme="majorBidi" w:hAnsiTheme="majorBidi" w:cstheme="majorBidi"/>
                <w:noProof/>
                <w:sz w:val="28"/>
                <w:szCs w:val="28"/>
                <w:rPrChange w:id="32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32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328" w:author="SULAIMAN ABDULLAH S ABBAS" w:date="2021-10-03T15:16:00Z">
                  <w:rPr>
                    <w:noProof/>
                  </w:rPr>
                </w:rPrChange>
              </w:rPr>
              <w:instrText>HYPERLINK \l "_Toc84166599"</w:instrText>
            </w:r>
            <w:r w:rsidRPr="009C42CB">
              <w:rPr>
                <w:rStyle w:val="Hyperlink"/>
                <w:rFonts w:asciiTheme="majorBidi" w:hAnsiTheme="majorBidi" w:cstheme="majorBidi"/>
                <w:noProof/>
                <w:sz w:val="28"/>
                <w:szCs w:val="28"/>
                <w:rPrChange w:id="32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330" w:author="SULAIMAN ABDULLAH S ABBAS" w:date="2021-10-03T15:16:00Z">
                  <w:rPr>
                    <w:rStyle w:val="Hyperlink"/>
                    <w:noProof/>
                  </w:rPr>
                </w:rPrChange>
              </w:rPr>
            </w:r>
            <w:r w:rsidRPr="009C42CB">
              <w:rPr>
                <w:rStyle w:val="Hyperlink"/>
                <w:rFonts w:asciiTheme="majorBidi" w:hAnsiTheme="majorBidi" w:cstheme="majorBidi"/>
                <w:noProof/>
                <w:sz w:val="28"/>
                <w:szCs w:val="28"/>
                <w:rPrChange w:id="33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332" w:author="SULAIMAN ABDULLAH S ABBAS" w:date="2021-10-03T15:16:00Z">
                  <w:rPr>
                    <w:rStyle w:val="Hyperlink"/>
                    <w:rFonts w:asciiTheme="majorBidi" w:eastAsia="Times New Roman" w:hAnsiTheme="majorBidi"/>
                    <w:noProof/>
                  </w:rPr>
                </w:rPrChange>
              </w:rPr>
              <w:t>8. Roles &amp; Responsibilities</w:t>
            </w:r>
            <w:r w:rsidRPr="009C42CB">
              <w:rPr>
                <w:rFonts w:asciiTheme="majorBidi" w:hAnsiTheme="majorBidi" w:cstheme="majorBidi"/>
                <w:noProof/>
                <w:webHidden/>
                <w:sz w:val="28"/>
                <w:szCs w:val="28"/>
                <w:rPrChange w:id="333" w:author="SULAIMAN ABDULLAH S ABBAS" w:date="2021-10-03T15:16:00Z">
                  <w:rPr>
                    <w:noProof/>
                    <w:webHidden/>
                  </w:rPr>
                </w:rPrChange>
              </w:rPr>
              <w:tab/>
            </w:r>
            <w:r w:rsidRPr="009C42CB">
              <w:rPr>
                <w:rFonts w:asciiTheme="majorBidi" w:hAnsiTheme="majorBidi" w:cstheme="majorBidi"/>
                <w:noProof/>
                <w:webHidden/>
                <w:sz w:val="28"/>
                <w:szCs w:val="28"/>
                <w:rPrChange w:id="33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335" w:author="SULAIMAN ABDULLAH S ABBAS" w:date="2021-10-03T15:16:00Z">
                  <w:rPr>
                    <w:noProof/>
                    <w:webHidden/>
                  </w:rPr>
                </w:rPrChange>
              </w:rPr>
              <w:instrText xml:space="preserve"> PAGEREF _Toc84166599 \h </w:instrText>
            </w:r>
            <w:r w:rsidRPr="009C42CB">
              <w:rPr>
                <w:rFonts w:asciiTheme="majorBidi" w:hAnsiTheme="majorBidi" w:cstheme="majorBidi"/>
                <w:noProof/>
                <w:webHidden/>
                <w:sz w:val="28"/>
                <w:szCs w:val="28"/>
                <w:rPrChange w:id="336" w:author="SULAIMAN ABDULLAH S ABBAS" w:date="2021-10-03T15:16:00Z">
                  <w:rPr>
                    <w:noProof/>
                    <w:webHidden/>
                  </w:rPr>
                </w:rPrChange>
              </w:rPr>
            </w:r>
          </w:ins>
          <w:r w:rsidRPr="009C42CB">
            <w:rPr>
              <w:rFonts w:asciiTheme="majorBidi" w:hAnsiTheme="majorBidi" w:cstheme="majorBidi"/>
              <w:noProof/>
              <w:webHidden/>
              <w:sz w:val="28"/>
              <w:szCs w:val="28"/>
              <w:rPrChange w:id="337" w:author="SULAIMAN ABDULLAH S ABBAS" w:date="2021-10-03T15:16:00Z">
                <w:rPr>
                  <w:noProof/>
                  <w:webHidden/>
                </w:rPr>
              </w:rPrChange>
            </w:rPr>
            <w:fldChar w:fldCharType="separate"/>
          </w:r>
          <w:ins w:id="338" w:author="SULAIMAN ABDULLAH S ABBAS" w:date="2021-10-03T15:16:00Z">
            <w:r w:rsidRPr="009C42CB">
              <w:rPr>
                <w:rFonts w:asciiTheme="majorBidi" w:hAnsiTheme="majorBidi" w:cstheme="majorBidi"/>
                <w:noProof/>
                <w:webHidden/>
                <w:sz w:val="28"/>
                <w:szCs w:val="28"/>
                <w:rPrChange w:id="339" w:author="SULAIMAN ABDULLAH S ABBAS" w:date="2021-10-03T15:16:00Z">
                  <w:rPr>
                    <w:noProof/>
                    <w:webHidden/>
                  </w:rPr>
                </w:rPrChange>
              </w:rPr>
              <w:t>10</w:t>
            </w:r>
            <w:r w:rsidRPr="009C42CB">
              <w:rPr>
                <w:rFonts w:asciiTheme="majorBidi" w:hAnsiTheme="majorBidi" w:cstheme="majorBidi"/>
                <w:noProof/>
                <w:webHidden/>
                <w:sz w:val="28"/>
                <w:szCs w:val="28"/>
                <w:rPrChange w:id="34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341" w:author="SULAIMAN ABDULLAH S ABBAS" w:date="2021-10-03T15:16:00Z">
                  <w:rPr>
                    <w:rStyle w:val="Hyperlink"/>
                    <w:noProof/>
                  </w:rPr>
                </w:rPrChange>
              </w:rPr>
              <w:fldChar w:fldCharType="end"/>
            </w:r>
          </w:ins>
        </w:p>
        <w:p w14:paraId="720B6E06" w14:textId="1F7982A8" w:rsidR="00D33A9F" w:rsidRPr="009C42CB" w:rsidRDefault="00D33A9F">
          <w:pPr>
            <w:pStyle w:val="TOC3"/>
            <w:tabs>
              <w:tab w:val="right" w:leader="dot" w:pos="9350"/>
            </w:tabs>
            <w:rPr>
              <w:ins w:id="342" w:author="SULAIMAN ABDULLAH S ABBAS" w:date="2021-10-03T15:16:00Z"/>
              <w:rFonts w:asciiTheme="majorBidi" w:hAnsiTheme="majorBidi" w:cstheme="majorBidi"/>
              <w:noProof/>
              <w:sz w:val="28"/>
              <w:szCs w:val="28"/>
              <w:rPrChange w:id="343" w:author="SULAIMAN ABDULLAH S ABBAS" w:date="2021-10-03T15:16:00Z">
                <w:rPr>
                  <w:ins w:id="344" w:author="SULAIMAN ABDULLAH S ABBAS" w:date="2021-10-03T15:16:00Z"/>
                  <w:rFonts w:cstheme="minorBidi"/>
                  <w:noProof/>
                </w:rPr>
              </w:rPrChange>
            </w:rPr>
          </w:pPr>
          <w:ins w:id="345" w:author="SULAIMAN ABDULLAH S ABBAS" w:date="2021-10-03T15:16:00Z">
            <w:r w:rsidRPr="009C42CB">
              <w:rPr>
                <w:rStyle w:val="Hyperlink"/>
                <w:rFonts w:asciiTheme="majorBidi" w:hAnsiTheme="majorBidi" w:cstheme="majorBidi"/>
                <w:noProof/>
                <w:sz w:val="28"/>
                <w:szCs w:val="28"/>
                <w:rPrChange w:id="346" w:author="SULAIMAN ABDULLAH S ABBAS" w:date="2021-10-03T15:16:00Z">
                  <w:rPr>
                    <w:rStyle w:val="Hyperlink"/>
                    <w:noProof/>
                  </w:rPr>
                </w:rPrChange>
              </w:rPr>
              <w:fldChar w:fldCharType="begin"/>
            </w:r>
            <w:r w:rsidRPr="009C42CB">
              <w:rPr>
                <w:rStyle w:val="Hyperlink"/>
                <w:rFonts w:asciiTheme="majorBidi" w:hAnsiTheme="majorBidi" w:cstheme="majorBidi"/>
                <w:noProof/>
                <w:sz w:val="28"/>
                <w:szCs w:val="28"/>
                <w:rPrChange w:id="347" w:author="SULAIMAN ABDULLAH S ABBAS" w:date="2021-10-03T15:16:00Z">
                  <w:rPr>
                    <w:rStyle w:val="Hyperlink"/>
                    <w:noProof/>
                  </w:rPr>
                </w:rPrChange>
              </w:rPr>
              <w:instrText xml:space="preserve"> </w:instrText>
            </w:r>
            <w:r w:rsidRPr="009C42CB">
              <w:rPr>
                <w:rFonts w:asciiTheme="majorBidi" w:hAnsiTheme="majorBidi" w:cstheme="majorBidi"/>
                <w:noProof/>
                <w:sz w:val="28"/>
                <w:szCs w:val="28"/>
                <w:rPrChange w:id="348" w:author="SULAIMAN ABDULLAH S ABBAS" w:date="2021-10-03T15:16:00Z">
                  <w:rPr>
                    <w:noProof/>
                  </w:rPr>
                </w:rPrChange>
              </w:rPr>
              <w:instrText>HYPERLINK \l "_Toc84166600"</w:instrText>
            </w:r>
            <w:r w:rsidRPr="009C42CB">
              <w:rPr>
                <w:rStyle w:val="Hyperlink"/>
                <w:rFonts w:asciiTheme="majorBidi" w:hAnsiTheme="majorBidi" w:cstheme="majorBidi"/>
                <w:noProof/>
                <w:sz w:val="28"/>
                <w:szCs w:val="28"/>
                <w:rPrChange w:id="349" w:author="SULAIMAN ABDULLAH S ABBAS" w:date="2021-10-03T15:16:00Z">
                  <w:rPr>
                    <w:rStyle w:val="Hyperlink"/>
                    <w:noProof/>
                  </w:rPr>
                </w:rPrChange>
              </w:rPr>
              <w:instrText xml:space="preserve"> </w:instrText>
            </w:r>
            <w:r w:rsidRPr="009C42CB">
              <w:rPr>
                <w:rStyle w:val="Hyperlink"/>
                <w:rFonts w:asciiTheme="majorBidi" w:hAnsiTheme="majorBidi" w:cstheme="majorBidi"/>
                <w:noProof/>
                <w:sz w:val="28"/>
                <w:szCs w:val="28"/>
                <w:rPrChange w:id="350" w:author="SULAIMAN ABDULLAH S ABBAS" w:date="2021-10-03T15:16:00Z">
                  <w:rPr>
                    <w:rStyle w:val="Hyperlink"/>
                    <w:noProof/>
                  </w:rPr>
                </w:rPrChange>
              </w:rPr>
            </w:r>
            <w:r w:rsidRPr="009C42CB">
              <w:rPr>
                <w:rStyle w:val="Hyperlink"/>
                <w:rFonts w:asciiTheme="majorBidi" w:hAnsiTheme="majorBidi" w:cstheme="majorBidi"/>
                <w:noProof/>
                <w:sz w:val="28"/>
                <w:szCs w:val="28"/>
                <w:rPrChange w:id="351" w:author="SULAIMAN ABDULLAH S ABBAS" w:date="2021-10-03T15:16:00Z">
                  <w:rPr>
                    <w:rStyle w:val="Hyperlink"/>
                    <w:noProof/>
                  </w:rPr>
                </w:rPrChange>
              </w:rPr>
              <w:fldChar w:fldCharType="separate"/>
            </w:r>
            <w:r w:rsidRPr="009C42CB">
              <w:rPr>
                <w:rStyle w:val="Hyperlink"/>
                <w:rFonts w:asciiTheme="majorBidi" w:eastAsia="Times New Roman" w:hAnsiTheme="majorBidi" w:cstheme="majorBidi"/>
                <w:noProof/>
                <w:sz w:val="28"/>
                <w:szCs w:val="28"/>
                <w:rPrChange w:id="352" w:author="SULAIMAN ABDULLAH S ABBAS" w:date="2021-10-03T15:16:00Z">
                  <w:rPr>
                    <w:rStyle w:val="Hyperlink"/>
                    <w:rFonts w:asciiTheme="majorBidi" w:eastAsia="Times New Roman" w:hAnsiTheme="majorBidi"/>
                    <w:noProof/>
                  </w:rPr>
                </w:rPrChange>
              </w:rPr>
              <w:t>9. Sign Off</w:t>
            </w:r>
            <w:r w:rsidRPr="009C42CB">
              <w:rPr>
                <w:rFonts w:asciiTheme="majorBidi" w:hAnsiTheme="majorBidi" w:cstheme="majorBidi"/>
                <w:noProof/>
                <w:webHidden/>
                <w:sz w:val="28"/>
                <w:szCs w:val="28"/>
                <w:rPrChange w:id="353" w:author="SULAIMAN ABDULLAH S ABBAS" w:date="2021-10-03T15:16:00Z">
                  <w:rPr>
                    <w:noProof/>
                    <w:webHidden/>
                  </w:rPr>
                </w:rPrChange>
              </w:rPr>
              <w:tab/>
            </w:r>
            <w:r w:rsidRPr="009C42CB">
              <w:rPr>
                <w:rFonts w:asciiTheme="majorBidi" w:hAnsiTheme="majorBidi" w:cstheme="majorBidi"/>
                <w:noProof/>
                <w:webHidden/>
                <w:sz w:val="28"/>
                <w:szCs w:val="28"/>
                <w:rPrChange w:id="354" w:author="SULAIMAN ABDULLAH S ABBAS" w:date="2021-10-03T15:16:00Z">
                  <w:rPr>
                    <w:noProof/>
                    <w:webHidden/>
                  </w:rPr>
                </w:rPrChange>
              </w:rPr>
              <w:fldChar w:fldCharType="begin"/>
            </w:r>
            <w:r w:rsidRPr="009C42CB">
              <w:rPr>
                <w:rFonts w:asciiTheme="majorBidi" w:hAnsiTheme="majorBidi" w:cstheme="majorBidi"/>
                <w:noProof/>
                <w:webHidden/>
                <w:sz w:val="28"/>
                <w:szCs w:val="28"/>
                <w:rPrChange w:id="355" w:author="SULAIMAN ABDULLAH S ABBAS" w:date="2021-10-03T15:16:00Z">
                  <w:rPr>
                    <w:noProof/>
                    <w:webHidden/>
                  </w:rPr>
                </w:rPrChange>
              </w:rPr>
              <w:instrText xml:space="preserve"> PAGEREF _Toc84166600 \h </w:instrText>
            </w:r>
            <w:r w:rsidRPr="009C42CB">
              <w:rPr>
                <w:rFonts w:asciiTheme="majorBidi" w:hAnsiTheme="majorBidi" w:cstheme="majorBidi"/>
                <w:noProof/>
                <w:webHidden/>
                <w:sz w:val="28"/>
                <w:szCs w:val="28"/>
                <w:rPrChange w:id="356" w:author="SULAIMAN ABDULLAH S ABBAS" w:date="2021-10-03T15:16:00Z">
                  <w:rPr>
                    <w:noProof/>
                    <w:webHidden/>
                  </w:rPr>
                </w:rPrChange>
              </w:rPr>
            </w:r>
          </w:ins>
          <w:r w:rsidRPr="009C42CB">
            <w:rPr>
              <w:rFonts w:asciiTheme="majorBidi" w:hAnsiTheme="majorBidi" w:cstheme="majorBidi"/>
              <w:noProof/>
              <w:webHidden/>
              <w:sz w:val="28"/>
              <w:szCs w:val="28"/>
              <w:rPrChange w:id="357" w:author="SULAIMAN ABDULLAH S ABBAS" w:date="2021-10-03T15:16:00Z">
                <w:rPr>
                  <w:noProof/>
                  <w:webHidden/>
                </w:rPr>
              </w:rPrChange>
            </w:rPr>
            <w:fldChar w:fldCharType="separate"/>
          </w:r>
          <w:ins w:id="358" w:author="SULAIMAN ABDULLAH S ABBAS" w:date="2021-10-03T15:16:00Z">
            <w:r w:rsidRPr="009C42CB">
              <w:rPr>
                <w:rFonts w:asciiTheme="majorBidi" w:hAnsiTheme="majorBidi" w:cstheme="majorBidi"/>
                <w:noProof/>
                <w:webHidden/>
                <w:sz w:val="28"/>
                <w:szCs w:val="28"/>
                <w:rPrChange w:id="359" w:author="SULAIMAN ABDULLAH S ABBAS" w:date="2021-10-03T15:16:00Z">
                  <w:rPr>
                    <w:noProof/>
                    <w:webHidden/>
                  </w:rPr>
                </w:rPrChange>
              </w:rPr>
              <w:t>11</w:t>
            </w:r>
            <w:r w:rsidRPr="009C42CB">
              <w:rPr>
                <w:rFonts w:asciiTheme="majorBidi" w:hAnsiTheme="majorBidi" w:cstheme="majorBidi"/>
                <w:noProof/>
                <w:webHidden/>
                <w:sz w:val="28"/>
                <w:szCs w:val="28"/>
                <w:rPrChange w:id="360" w:author="SULAIMAN ABDULLAH S ABBAS" w:date="2021-10-03T15:16:00Z">
                  <w:rPr>
                    <w:noProof/>
                    <w:webHidden/>
                  </w:rPr>
                </w:rPrChange>
              </w:rPr>
              <w:fldChar w:fldCharType="end"/>
            </w:r>
            <w:r w:rsidRPr="009C42CB">
              <w:rPr>
                <w:rStyle w:val="Hyperlink"/>
                <w:rFonts w:asciiTheme="majorBidi" w:hAnsiTheme="majorBidi" w:cstheme="majorBidi"/>
                <w:noProof/>
                <w:sz w:val="28"/>
                <w:szCs w:val="28"/>
                <w:rPrChange w:id="361" w:author="SULAIMAN ABDULLAH S ABBAS" w:date="2021-10-03T15:16:00Z">
                  <w:rPr>
                    <w:rStyle w:val="Hyperlink"/>
                    <w:noProof/>
                  </w:rPr>
                </w:rPrChange>
              </w:rPr>
              <w:fldChar w:fldCharType="end"/>
            </w:r>
          </w:ins>
        </w:p>
        <w:p w14:paraId="3B88DEB5" w14:textId="5E00C7EC" w:rsidR="00D33A9F" w:rsidRPr="009C42CB" w:rsidRDefault="00D33A9F" w:rsidP="00825CB6">
          <w:pPr>
            <w:pStyle w:val="TOC2"/>
            <w:rPr>
              <w:ins w:id="362" w:author="SULAIMAN ABDULLAH S ABBAS" w:date="2021-10-03T15:16:00Z"/>
              <w:rFonts w:asciiTheme="majorBidi" w:hAnsiTheme="majorBidi" w:cstheme="majorBidi"/>
              <w:sz w:val="28"/>
              <w:szCs w:val="28"/>
              <w:rPrChange w:id="363" w:author="SULAIMAN ABDULLAH S ABBAS" w:date="2021-10-03T15:16:00Z">
                <w:rPr>
                  <w:ins w:id="364" w:author="SULAIMAN ABDULLAH S ABBAS" w:date="2021-10-03T15:16:00Z"/>
                  <w:rFonts w:cstheme="minorBidi"/>
                  <w:bCs/>
                  <w:noProof/>
                </w:rPr>
              </w:rPrChange>
            </w:rPr>
            <w:pPrChange w:id="365" w:author="SULAIMAN ABDULLAH S ABBAS" w:date="2021-10-03T15:16:00Z">
              <w:pPr>
                <w:pStyle w:val="TOC2"/>
              </w:pPr>
            </w:pPrChange>
          </w:pPr>
          <w:ins w:id="366" w:author="SULAIMAN ABDULLAH S ABBAS" w:date="2021-10-03T15:16:00Z">
            <w:r w:rsidRPr="009C42CB">
              <w:rPr>
                <w:rStyle w:val="Hyperlink"/>
                <w:rFonts w:asciiTheme="majorBidi" w:hAnsiTheme="majorBidi" w:cstheme="majorBidi"/>
                <w:sz w:val="28"/>
                <w:szCs w:val="28"/>
                <w:rPrChange w:id="367" w:author="SULAIMAN ABDULLAH S ABBAS" w:date="2021-10-03T15:16:00Z">
                  <w:rPr>
                    <w:rStyle w:val="Hyperlink"/>
                    <w:noProof/>
                  </w:rPr>
                </w:rPrChange>
              </w:rPr>
              <w:fldChar w:fldCharType="begin"/>
            </w:r>
            <w:r w:rsidRPr="009C42CB">
              <w:rPr>
                <w:rStyle w:val="Hyperlink"/>
                <w:rFonts w:asciiTheme="majorBidi" w:hAnsiTheme="majorBidi" w:cstheme="majorBidi"/>
                <w:sz w:val="28"/>
                <w:szCs w:val="28"/>
                <w:rPrChange w:id="368" w:author="SULAIMAN ABDULLAH S ABBAS" w:date="2021-10-03T15:16:00Z">
                  <w:rPr>
                    <w:rStyle w:val="Hyperlink"/>
                    <w:noProof/>
                  </w:rPr>
                </w:rPrChange>
              </w:rPr>
              <w:instrText xml:space="preserve"> </w:instrText>
            </w:r>
            <w:r w:rsidRPr="009C42CB">
              <w:rPr>
                <w:rFonts w:asciiTheme="majorBidi" w:hAnsiTheme="majorBidi" w:cstheme="majorBidi"/>
                <w:sz w:val="28"/>
                <w:szCs w:val="28"/>
                <w:rPrChange w:id="369" w:author="SULAIMAN ABDULLAH S ABBAS" w:date="2021-10-03T15:16:00Z">
                  <w:rPr>
                    <w:noProof/>
                  </w:rPr>
                </w:rPrChange>
              </w:rPr>
              <w:instrText>HYPERLINK \l "_Toc84166601"</w:instrText>
            </w:r>
            <w:r w:rsidRPr="009C42CB">
              <w:rPr>
                <w:rStyle w:val="Hyperlink"/>
                <w:rFonts w:asciiTheme="majorBidi" w:hAnsiTheme="majorBidi" w:cstheme="majorBidi"/>
                <w:sz w:val="28"/>
                <w:szCs w:val="28"/>
                <w:rPrChange w:id="370" w:author="SULAIMAN ABDULLAH S ABBAS" w:date="2021-10-03T15:16:00Z">
                  <w:rPr>
                    <w:rStyle w:val="Hyperlink"/>
                    <w:noProof/>
                  </w:rPr>
                </w:rPrChange>
              </w:rPr>
              <w:instrText xml:space="preserve"> </w:instrText>
            </w:r>
            <w:r w:rsidRPr="009C42CB">
              <w:rPr>
                <w:rStyle w:val="Hyperlink"/>
                <w:rFonts w:asciiTheme="majorBidi" w:hAnsiTheme="majorBidi" w:cstheme="majorBidi"/>
                <w:sz w:val="28"/>
                <w:szCs w:val="28"/>
                <w:rPrChange w:id="371" w:author="SULAIMAN ABDULLAH S ABBAS" w:date="2021-10-03T15:16:00Z">
                  <w:rPr>
                    <w:rStyle w:val="Hyperlink"/>
                  </w:rPr>
                </w:rPrChange>
              </w:rPr>
            </w:r>
            <w:r w:rsidRPr="009C42CB">
              <w:rPr>
                <w:rStyle w:val="Hyperlink"/>
                <w:rFonts w:asciiTheme="majorBidi" w:hAnsiTheme="majorBidi" w:cstheme="majorBidi"/>
                <w:sz w:val="28"/>
                <w:szCs w:val="28"/>
                <w:rPrChange w:id="372" w:author="SULAIMAN ABDULLAH S ABBAS" w:date="2021-10-03T15:16:00Z">
                  <w:rPr>
                    <w:rStyle w:val="Hyperlink"/>
                    <w:noProof/>
                  </w:rPr>
                </w:rPrChange>
              </w:rPr>
              <w:fldChar w:fldCharType="separate"/>
            </w:r>
            <w:r w:rsidRPr="009C42CB">
              <w:rPr>
                <w:rStyle w:val="Hyperlink"/>
                <w:rFonts w:asciiTheme="majorBidi" w:hAnsiTheme="majorBidi" w:cstheme="majorBidi"/>
                <w:sz w:val="28"/>
                <w:szCs w:val="28"/>
                <w:rPrChange w:id="373" w:author="SULAIMAN ABDULLAH S ABBAS" w:date="2021-10-03T15:16:00Z">
                  <w:rPr>
                    <w:rStyle w:val="Hyperlink"/>
                    <w:noProof/>
                  </w:rPr>
                </w:rPrChange>
              </w:rPr>
              <w:t>References</w:t>
            </w:r>
            <w:r w:rsidRPr="009C42CB">
              <w:rPr>
                <w:rFonts w:asciiTheme="majorBidi" w:hAnsiTheme="majorBidi" w:cstheme="majorBidi"/>
                <w:webHidden/>
                <w:sz w:val="28"/>
                <w:szCs w:val="28"/>
                <w:rPrChange w:id="374" w:author="SULAIMAN ABDULLAH S ABBAS" w:date="2021-10-03T15:16:00Z">
                  <w:rPr>
                    <w:noProof/>
                    <w:webHidden/>
                  </w:rPr>
                </w:rPrChange>
              </w:rPr>
              <w:tab/>
            </w:r>
            <w:r w:rsidRPr="009C42CB">
              <w:rPr>
                <w:rFonts w:asciiTheme="majorBidi" w:hAnsiTheme="majorBidi" w:cstheme="majorBidi"/>
                <w:webHidden/>
                <w:sz w:val="28"/>
                <w:szCs w:val="28"/>
                <w:rPrChange w:id="375" w:author="SULAIMAN ABDULLAH S ABBAS" w:date="2021-10-03T15:16:00Z">
                  <w:rPr>
                    <w:noProof/>
                    <w:webHidden/>
                  </w:rPr>
                </w:rPrChange>
              </w:rPr>
              <w:fldChar w:fldCharType="begin"/>
            </w:r>
            <w:r w:rsidRPr="009C42CB">
              <w:rPr>
                <w:rFonts w:asciiTheme="majorBidi" w:hAnsiTheme="majorBidi" w:cstheme="majorBidi"/>
                <w:webHidden/>
                <w:sz w:val="28"/>
                <w:szCs w:val="28"/>
                <w:rPrChange w:id="376" w:author="SULAIMAN ABDULLAH S ABBAS" w:date="2021-10-03T15:16:00Z">
                  <w:rPr>
                    <w:noProof/>
                    <w:webHidden/>
                  </w:rPr>
                </w:rPrChange>
              </w:rPr>
              <w:instrText xml:space="preserve"> PAGEREF _Toc84166601 \h </w:instrText>
            </w:r>
            <w:r w:rsidRPr="009C42CB">
              <w:rPr>
                <w:rFonts w:asciiTheme="majorBidi" w:hAnsiTheme="majorBidi" w:cstheme="majorBidi"/>
                <w:webHidden/>
                <w:sz w:val="28"/>
                <w:szCs w:val="28"/>
                <w:rPrChange w:id="377" w:author="SULAIMAN ABDULLAH S ABBAS" w:date="2021-10-03T15:16:00Z">
                  <w:rPr>
                    <w:webHidden/>
                  </w:rPr>
                </w:rPrChange>
              </w:rPr>
            </w:r>
          </w:ins>
          <w:r w:rsidRPr="009C42CB">
            <w:rPr>
              <w:rFonts w:asciiTheme="majorBidi" w:hAnsiTheme="majorBidi" w:cstheme="majorBidi"/>
              <w:webHidden/>
              <w:sz w:val="28"/>
              <w:szCs w:val="28"/>
              <w:rPrChange w:id="378" w:author="SULAIMAN ABDULLAH S ABBAS" w:date="2021-10-03T15:16:00Z">
                <w:rPr>
                  <w:webHidden/>
                </w:rPr>
              </w:rPrChange>
            </w:rPr>
            <w:fldChar w:fldCharType="separate"/>
          </w:r>
          <w:ins w:id="379" w:author="SULAIMAN ABDULLAH S ABBAS" w:date="2021-10-03T15:16:00Z">
            <w:r w:rsidRPr="009C42CB">
              <w:rPr>
                <w:rFonts w:asciiTheme="majorBidi" w:hAnsiTheme="majorBidi" w:cstheme="majorBidi"/>
                <w:webHidden/>
                <w:sz w:val="28"/>
                <w:szCs w:val="28"/>
                <w:rPrChange w:id="380" w:author="SULAIMAN ABDULLAH S ABBAS" w:date="2021-10-03T15:16:00Z">
                  <w:rPr>
                    <w:noProof/>
                    <w:webHidden/>
                  </w:rPr>
                </w:rPrChange>
              </w:rPr>
              <w:t>12</w:t>
            </w:r>
            <w:r w:rsidRPr="009C42CB">
              <w:rPr>
                <w:rFonts w:asciiTheme="majorBidi" w:hAnsiTheme="majorBidi" w:cstheme="majorBidi"/>
                <w:webHidden/>
                <w:sz w:val="28"/>
                <w:szCs w:val="28"/>
                <w:rPrChange w:id="381" w:author="SULAIMAN ABDULLAH S ABBAS" w:date="2021-10-03T15:16:00Z">
                  <w:rPr>
                    <w:noProof/>
                    <w:webHidden/>
                  </w:rPr>
                </w:rPrChange>
              </w:rPr>
              <w:fldChar w:fldCharType="end"/>
            </w:r>
            <w:r w:rsidRPr="009C42CB">
              <w:rPr>
                <w:rStyle w:val="Hyperlink"/>
                <w:rFonts w:asciiTheme="majorBidi" w:hAnsiTheme="majorBidi" w:cstheme="majorBidi"/>
                <w:sz w:val="28"/>
                <w:szCs w:val="28"/>
                <w:rPrChange w:id="382" w:author="SULAIMAN ABDULLAH S ABBAS" w:date="2021-10-03T15:16:00Z">
                  <w:rPr>
                    <w:rStyle w:val="Hyperlink"/>
                    <w:noProof/>
                  </w:rPr>
                </w:rPrChange>
              </w:rPr>
              <w:fldChar w:fldCharType="end"/>
            </w:r>
          </w:ins>
        </w:p>
        <w:p w14:paraId="1C15994F" w14:textId="0CD4896B" w:rsidR="0039448C" w:rsidRPr="009C42CB" w:rsidDel="001426D8" w:rsidRDefault="0039448C" w:rsidP="001426D8">
          <w:pPr>
            <w:pStyle w:val="TOC1"/>
            <w:rPr>
              <w:del w:id="383" w:author="SULAIMAN ABDULLAH S ABBAS" w:date="2021-10-03T15:12:00Z"/>
              <w:rFonts w:cstheme="majorBidi"/>
              <w:sz w:val="28"/>
              <w:szCs w:val="28"/>
              <w:rPrChange w:id="384" w:author="SULAIMAN ABDULLAH S ABBAS" w:date="2021-10-03T15:16:00Z">
                <w:rPr>
                  <w:del w:id="385" w:author="SULAIMAN ABDULLAH S ABBAS" w:date="2021-10-03T15:12:00Z"/>
                  <w:rFonts w:cstheme="minorBidi"/>
                  <w:noProof/>
                </w:rPr>
              </w:rPrChange>
            </w:rPr>
            <w:pPrChange w:id="386" w:author="SULAIMAN ABDULLAH S ABBAS" w:date="2021-10-03T15:11:00Z">
              <w:pPr>
                <w:pStyle w:val="TOC1"/>
                <w:tabs>
                  <w:tab w:val="right" w:leader="dot" w:pos="9350"/>
                </w:tabs>
              </w:pPr>
            </w:pPrChange>
          </w:pPr>
          <w:del w:id="387" w:author="SULAIMAN ABDULLAH S ABBAS" w:date="2021-10-03T15:12:00Z">
            <w:r w:rsidRPr="009C42CB" w:rsidDel="001426D8">
              <w:rPr>
                <w:rStyle w:val="Hyperlink"/>
                <w:rFonts w:cstheme="majorBidi"/>
                <w:bCs w:val="0"/>
                <w:sz w:val="28"/>
                <w:szCs w:val="28"/>
                <w:rPrChange w:id="388" w:author="SULAIMAN ABDULLAH S ABBAS" w:date="2021-10-03T15:16:00Z">
                  <w:rPr>
                    <w:rStyle w:val="Hyperlink"/>
                    <w:rFonts w:asciiTheme="majorBidi" w:hAnsiTheme="majorBidi"/>
                    <w:noProof/>
                  </w:rPr>
                </w:rPrChange>
              </w:rPr>
              <w:delText>Introd</w:delText>
            </w:r>
            <w:r w:rsidRPr="009C42CB" w:rsidDel="001426D8">
              <w:rPr>
                <w:rStyle w:val="Hyperlink"/>
                <w:rFonts w:cstheme="majorBidi"/>
                <w:bCs w:val="0"/>
                <w:sz w:val="28"/>
                <w:szCs w:val="28"/>
                <w:rPrChange w:id="389" w:author="SULAIMAN ABDULLAH S ABBAS" w:date="2021-10-03T15:16:00Z">
                  <w:rPr>
                    <w:rStyle w:val="Hyperlink"/>
                    <w:rFonts w:asciiTheme="majorBidi" w:hAnsiTheme="majorBidi"/>
                    <w:noProof/>
                  </w:rPr>
                </w:rPrChange>
              </w:rPr>
              <w:delText>u</w:delText>
            </w:r>
            <w:r w:rsidRPr="009C42CB" w:rsidDel="001426D8">
              <w:rPr>
                <w:rStyle w:val="Hyperlink"/>
                <w:rFonts w:cstheme="majorBidi"/>
                <w:bCs w:val="0"/>
                <w:sz w:val="28"/>
                <w:szCs w:val="28"/>
                <w:rPrChange w:id="390" w:author="SULAIMAN ABDULLAH S ABBAS" w:date="2021-10-03T15:16:00Z">
                  <w:rPr>
                    <w:rStyle w:val="Hyperlink"/>
                    <w:rFonts w:asciiTheme="majorBidi" w:hAnsiTheme="majorBidi"/>
                    <w:noProof/>
                  </w:rPr>
                </w:rPrChange>
              </w:rPr>
              <w:delText>ction</w:delText>
            </w:r>
            <w:r w:rsidRPr="009C42CB" w:rsidDel="001426D8">
              <w:rPr>
                <w:rFonts w:cstheme="majorBidi"/>
                <w:webHidden/>
                <w:sz w:val="28"/>
                <w:szCs w:val="28"/>
                <w:rPrChange w:id="391" w:author="SULAIMAN ABDULLAH S ABBAS" w:date="2021-10-03T15:16:00Z">
                  <w:rPr>
                    <w:noProof/>
                    <w:webHidden/>
                  </w:rPr>
                </w:rPrChange>
              </w:rPr>
              <w:tab/>
              <w:delText>2</w:delText>
            </w:r>
          </w:del>
        </w:p>
        <w:p w14:paraId="03A73C53" w14:textId="32F7132A" w:rsidR="0039448C" w:rsidRPr="009C42CB" w:rsidDel="001426D8" w:rsidRDefault="0039448C" w:rsidP="001426D8">
          <w:pPr>
            <w:pStyle w:val="TOC1"/>
            <w:rPr>
              <w:del w:id="392" w:author="SULAIMAN ABDULLAH S ABBAS" w:date="2021-10-03T15:12:00Z"/>
              <w:rFonts w:cstheme="majorBidi"/>
              <w:sz w:val="28"/>
              <w:szCs w:val="28"/>
              <w:rPrChange w:id="393" w:author="SULAIMAN ABDULLAH S ABBAS" w:date="2021-10-03T15:16:00Z">
                <w:rPr>
                  <w:del w:id="394" w:author="SULAIMAN ABDULLAH S ABBAS" w:date="2021-10-03T15:12:00Z"/>
                  <w:rFonts w:cstheme="minorBidi"/>
                  <w:noProof/>
                </w:rPr>
              </w:rPrChange>
            </w:rPr>
            <w:pPrChange w:id="395" w:author="SULAIMAN ABDULLAH S ABBAS" w:date="2021-10-03T15:11:00Z">
              <w:pPr>
                <w:pStyle w:val="TOC1"/>
                <w:tabs>
                  <w:tab w:val="right" w:leader="dot" w:pos="9350"/>
                </w:tabs>
              </w:pPr>
            </w:pPrChange>
          </w:pPr>
          <w:del w:id="396" w:author="SULAIMAN ABDULLAH S ABBAS" w:date="2021-10-03T15:12:00Z">
            <w:r w:rsidRPr="009C42CB" w:rsidDel="001426D8">
              <w:rPr>
                <w:rStyle w:val="Hyperlink"/>
                <w:rFonts w:cstheme="majorBidi"/>
                <w:sz w:val="28"/>
                <w:szCs w:val="28"/>
                <w:rPrChange w:id="397" w:author="SULAIMAN ABDULLAH S ABBAS" w:date="2021-10-03T15:16:00Z">
                  <w:rPr>
                    <w:rStyle w:val="Hyperlink"/>
                    <w:rFonts w:asciiTheme="majorBidi" w:hAnsiTheme="majorBidi"/>
                    <w:noProof/>
                  </w:rPr>
                </w:rPrChange>
              </w:rPr>
              <w:delText>Background infor</w:delText>
            </w:r>
            <w:r w:rsidRPr="009C42CB" w:rsidDel="001426D8">
              <w:rPr>
                <w:rStyle w:val="Hyperlink"/>
                <w:rFonts w:cstheme="majorBidi"/>
                <w:sz w:val="28"/>
                <w:szCs w:val="28"/>
                <w:rPrChange w:id="398" w:author="SULAIMAN ABDULLAH S ABBAS" w:date="2021-10-03T15:16:00Z">
                  <w:rPr>
                    <w:rStyle w:val="Hyperlink"/>
                    <w:rFonts w:asciiTheme="majorBidi" w:hAnsiTheme="majorBidi"/>
                    <w:noProof/>
                  </w:rPr>
                </w:rPrChange>
              </w:rPr>
              <w:delText>m</w:delText>
            </w:r>
            <w:r w:rsidRPr="009C42CB" w:rsidDel="001426D8">
              <w:rPr>
                <w:rStyle w:val="Hyperlink"/>
                <w:rFonts w:cstheme="majorBidi"/>
                <w:sz w:val="28"/>
                <w:szCs w:val="28"/>
                <w:rPrChange w:id="399" w:author="SULAIMAN ABDULLAH S ABBAS" w:date="2021-10-03T15:16:00Z">
                  <w:rPr>
                    <w:rStyle w:val="Hyperlink"/>
                    <w:rFonts w:asciiTheme="majorBidi" w:hAnsiTheme="majorBidi"/>
                    <w:noProof/>
                  </w:rPr>
                </w:rPrChange>
              </w:rPr>
              <w:delText>ation</w:delText>
            </w:r>
            <w:r w:rsidRPr="009C42CB" w:rsidDel="001426D8">
              <w:rPr>
                <w:rFonts w:cstheme="majorBidi"/>
                <w:webHidden/>
                <w:sz w:val="28"/>
                <w:szCs w:val="28"/>
                <w:rPrChange w:id="400" w:author="SULAIMAN ABDULLAH S ABBAS" w:date="2021-10-03T15:16:00Z">
                  <w:rPr>
                    <w:noProof/>
                    <w:webHidden/>
                  </w:rPr>
                </w:rPrChange>
              </w:rPr>
              <w:tab/>
              <w:delText>3</w:delText>
            </w:r>
          </w:del>
        </w:p>
        <w:p w14:paraId="41C200B6" w14:textId="0E635565" w:rsidR="0039448C" w:rsidRPr="009C42CB" w:rsidDel="001426D8" w:rsidRDefault="0039448C" w:rsidP="001426D8">
          <w:pPr>
            <w:pStyle w:val="TOC1"/>
            <w:rPr>
              <w:del w:id="401" w:author="SULAIMAN ABDULLAH S ABBAS" w:date="2021-10-03T15:12:00Z"/>
              <w:rFonts w:cstheme="majorBidi"/>
              <w:sz w:val="28"/>
              <w:szCs w:val="28"/>
              <w:rPrChange w:id="402" w:author="SULAIMAN ABDULLAH S ABBAS" w:date="2021-10-03T15:16:00Z">
                <w:rPr>
                  <w:del w:id="403" w:author="SULAIMAN ABDULLAH S ABBAS" w:date="2021-10-03T15:12:00Z"/>
                  <w:rFonts w:cstheme="minorBidi"/>
                  <w:noProof/>
                </w:rPr>
              </w:rPrChange>
            </w:rPr>
            <w:pPrChange w:id="404" w:author="SULAIMAN ABDULLAH S ABBAS" w:date="2021-10-03T15:11:00Z">
              <w:pPr>
                <w:pStyle w:val="TOC1"/>
                <w:tabs>
                  <w:tab w:val="right" w:leader="dot" w:pos="9350"/>
                </w:tabs>
              </w:pPr>
            </w:pPrChange>
          </w:pPr>
          <w:del w:id="405" w:author="SULAIMAN ABDULLAH S ABBAS" w:date="2021-10-03T15:12:00Z">
            <w:r w:rsidRPr="009C42CB" w:rsidDel="001426D8">
              <w:rPr>
                <w:rStyle w:val="Hyperlink"/>
                <w:rFonts w:cstheme="majorBidi"/>
                <w:sz w:val="28"/>
                <w:szCs w:val="28"/>
                <w:rPrChange w:id="406" w:author="SULAIMAN ABDULLAH S ABBAS" w:date="2021-10-03T15:16:00Z">
                  <w:rPr>
                    <w:rStyle w:val="Hyperlink"/>
                    <w:rFonts w:asciiTheme="majorBidi" w:hAnsiTheme="majorBidi"/>
                    <w:noProof/>
                  </w:rPr>
                </w:rPrChange>
              </w:rPr>
              <w:delText>Literature Review</w:delText>
            </w:r>
            <w:r w:rsidRPr="009C42CB" w:rsidDel="001426D8">
              <w:rPr>
                <w:rFonts w:cstheme="majorBidi"/>
                <w:webHidden/>
                <w:sz w:val="28"/>
                <w:szCs w:val="28"/>
                <w:rPrChange w:id="407" w:author="SULAIMAN ABDULLAH S ABBAS" w:date="2021-10-03T15:16:00Z">
                  <w:rPr>
                    <w:noProof/>
                    <w:webHidden/>
                  </w:rPr>
                </w:rPrChange>
              </w:rPr>
              <w:tab/>
              <w:delText>3</w:delText>
            </w:r>
          </w:del>
        </w:p>
        <w:p w14:paraId="4AA227AC" w14:textId="1DBC55DC" w:rsidR="0039448C" w:rsidRPr="009C42CB" w:rsidDel="001426D8" w:rsidRDefault="0039448C" w:rsidP="001426D8">
          <w:pPr>
            <w:pStyle w:val="TOC2"/>
            <w:rPr>
              <w:del w:id="408" w:author="SULAIMAN ABDULLAH S ABBAS" w:date="2021-10-03T15:12:00Z"/>
              <w:rFonts w:asciiTheme="majorBidi" w:hAnsiTheme="majorBidi" w:cstheme="majorBidi"/>
              <w:sz w:val="28"/>
              <w:szCs w:val="28"/>
              <w:rPrChange w:id="409" w:author="SULAIMAN ABDULLAH S ABBAS" w:date="2021-10-03T15:16:00Z">
                <w:rPr>
                  <w:del w:id="410" w:author="SULAIMAN ABDULLAH S ABBAS" w:date="2021-10-03T15:12:00Z"/>
                  <w:rFonts w:cstheme="minorBidi"/>
                  <w:noProof/>
                </w:rPr>
              </w:rPrChange>
            </w:rPr>
            <w:pPrChange w:id="411" w:author="SULAIMAN ABDULLAH S ABBAS" w:date="2021-10-03T15:11:00Z">
              <w:pPr>
                <w:pStyle w:val="TOC2"/>
                <w:tabs>
                  <w:tab w:val="right" w:leader="dot" w:pos="9350"/>
                </w:tabs>
              </w:pPr>
            </w:pPrChange>
          </w:pPr>
          <w:del w:id="412" w:author="SULAIMAN ABDULLAH S ABBAS" w:date="2021-10-03T15:12:00Z">
            <w:r w:rsidRPr="009C42CB" w:rsidDel="001426D8">
              <w:rPr>
                <w:rStyle w:val="Hyperlink"/>
                <w:rFonts w:asciiTheme="majorBidi" w:hAnsiTheme="majorBidi" w:cstheme="majorBidi"/>
                <w:sz w:val="28"/>
                <w:szCs w:val="28"/>
                <w:rPrChange w:id="413" w:author="SULAIMAN ABDULLAH S ABBAS" w:date="2021-10-03T15:16:00Z">
                  <w:rPr>
                    <w:rStyle w:val="Hyperlink"/>
                    <w:noProof/>
                  </w:rPr>
                </w:rPrChange>
              </w:rPr>
              <w:delText>Case Study #1: Smart Drone Delivery System [2]</w:delText>
            </w:r>
            <w:r w:rsidRPr="009C42CB" w:rsidDel="001426D8">
              <w:rPr>
                <w:rFonts w:asciiTheme="majorBidi" w:hAnsiTheme="majorBidi" w:cstheme="majorBidi"/>
                <w:webHidden/>
                <w:sz w:val="28"/>
                <w:szCs w:val="28"/>
                <w:rPrChange w:id="414" w:author="SULAIMAN ABDULLAH S ABBAS" w:date="2021-10-03T15:16:00Z">
                  <w:rPr>
                    <w:noProof/>
                    <w:webHidden/>
                  </w:rPr>
                </w:rPrChange>
              </w:rPr>
              <w:tab/>
              <w:delText>4</w:delText>
            </w:r>
          </w:del>
        </w:p>
        <w:p w14:paraId="49D8DE5B" w14:textId="1DF01FBF" w:rsidR="0039448C" w:rsidRPr="009C42CB" w:rsidDel="001426D8" w:rsidRDefault="0039448C" w:rsidP="001426D8">
          <w:pPr>
            <w:pStyle w:val="TOC2"/>
            <w:rPr>
              <w:del w:id="415" w:author="SULAIMAN ABDULLAH S ABBAS" w:date="2021-10-03T15:12:00Z"/>
              <w:rFonts w:asciiTheme="majorBidi" w:hAnsiTheme="majorBidi" w:cstheme="majorBidi"/>
              <w:sz w:val="28"/>
              <w:szCs w:val="28"/>
              <w:rPrChange w:id="416" w:author="SULAIMAN ABDULLAH S ABBAS" w:date="2021-10-03T15:16:00Z">
                <w:rPr>
                  <w:del w:id="417" w:author="SULAIMAN ABDULLAH S ABBAS" w:date="2021-10-03T15:12:00Z"/>
                  <w:rFonts w:cstheme="minorBidi"/>
                  <w:noProof/>
                </w:rPr>
              </w:rPrChange>
            </w:rPr>
            <w:pPrChange w:id="418" w:author="SULAIMAN ABDULLAH S ABBAS" w:date="2021-10-03T15:11:00Z">
              <w:pPr>
                <w:pStyle w:val="TOC2"/>
                <w:tabs>
                  <w:tab w:val="right" w:leader="dot" w:pos="9350"/>
                </w:tabs>
              </w:pPr>
            </w:pPrChange>
          </w:pPr>
          <w:del w:id="419" w:author="SULAIMAN ABDULLAH S ABBAS" w:date="2021-10-03T15:12:00Z">
            <w:r w:rsidRPr="009C42CB" w:rsidDel="001426D8">
              <w:rPr>
                <w:rStyle w:val="Hyperlink"/>
                <w:rFonts w:asciiTheme="majorBidi" w:hAnsiTheme="majorBidi" w:cstheme="majorBidi"/>
                <w:sz w:val="28"/>
                <w:szCs w:val="28"/>
                <w:rPrChange w:id="420" w:author="SULAIMAN ABDULLAH S ABBAS" w:date="2021-10-03T15:16:00Z">
                  <w:rPr>
                    <w:rStyle w:val="Hyperlink"/>
                    <w:noProof/>
                  </w:rPr>
                </w:rPrChange>
              </w:rPr>
              <w:delText>Case Study #2: Prototype design of medical round supporting robot “Terapio” [4]</w:delText>
            </w:r>
            <w:r w:rsidRPr="009C42CB" w:rsidDel="001426D8">
              <w:rPr>
                <w:rFonts w:asciiTheme="majorBidi" w:hAnsiTheme="majorBidi" w:cstheme="majorBidi"/>
                <w:webHidden/>
                <w:sz w:val="28"/>
                <w:szCs w:val="28"/>
                <w:rPrChange w:id="421" w:author="SULAIMAN ABDULLAH S ABBAS" w:date="2021-10-03T15:16:00Z">
                  <w:rPr>
                    <w:noProof/>
                    <w:webHidden/>
                  </w:rPr>
                </w:rPrChange>
              </w:rPr>
              <w:tab/>
              <w:delText>5</w:delText>
            </w:r>
          </w:del>
        </w:p>
        <w:p w14:paraId="1FD71FFA" w14:textId="01DC329C" w:rsidR="0039448C" w:rsidRPr="009C42CB" w:rsidDel="001426D8" w:rsidRDefault="0039448C" w:rsidP="001426D8">
          <w:pPr>
            <w:pStyle w:val="TOC2"/>
            <w:rPr>
              <w:del w:id="422" w:author="SULAIMAN ABDULLAH S ABBAS" w:date="2021-10-03T15:12:00Z"/>
              <w:rFonts w:asciiTheme="majorBidi" w:hAnsiTheme="majorBidi" w:cstheme="majorBidi"/>
              <w:sz w:val="28"/>
              <w:szCs w:val="28"/>
              <w:rPrChange w:id="423" w:author="SULAIMAN ABDULLAH S ABBAS" w:date="2021-10-03T15:16:00Z">
                <w:rPr>
                  <w:del w:id="424" w:author="SULAIMAN ABDULLAH S ABBAS" w:date="2021-10-03T15:12:00Z"/>
                  <w:rFonts w:cstheme="minorBidi"/>
                  <w:noProof/>
                </w:rPr>
              </w:rPrChange>
            </w:rPr>
            <w:pPrChange w:id="425" w:author="SULAIMAN ABDULLAH S ABBAS" w:date="2021-10-03T15:11:00Z">
              <w:pPr>
                <w:pStyle w:val="TOC2"/>
                <w:tabs>
                  <w:tab w:val="right" w:leader="dot" w:pos="9350"/>
                </w:tabs>
              </w:pPr>
            </w:pPrChange>
          </w:pPr>
          <w:del w:id="426" w:author="SULAIMAN ABDULLAH S ABBAS" w:date="2021-10-03T15:12:00Z">
            <w:r w:rsidRPr="009C42CB" w:rsidDel="001426D8">
              <w:rPr>
                <w:rStyle w:val="Hyperlink"/>
                <w:rFonts w:asciiTheme="majorBidi" w:hAnsiTheme="majorBidi" w:cstheme="majorBidi"/>
                <w:sz w:val="28"/>
                <w:szCs w:val="28"/>
                <w:rPrChange w:id="427" w:author="SULAIMAN ABDULLAH S ABBAS" w:date="2021-10-03T15:16:00Z">
                  <w:rPr>
                    <w:rStyle w:val="Hyperlink"/>
                    <w:bCs/>
                    <w:noProof/>
                  </w:rPr>
                </w:rPrChange>
              </w:rPr>
              <w:delText>Case Study#3:</w:delText>
            </w:r>
            <w:r w:rsidRPr="009C42CB" w:rsidDel="001426D8">
              <w:rPr>
                <w:rStyle w:val="Hyperlink"/>
                <w:rFonts w:asciiTheme="majorBidi" w:hAnsiTheme="majorBidi" w:cstheme="majorBidi"/>
                <w:sz w:val="28"/>
                <w:szCs w:val="28"/>
                <w:rPrChange w:id="428" w:author="SULAIMAN ABDULLAH S ABBAS" w:date="2021-10-03T15:16:00Z">
                  <w:rPr>
                    <w:rStyle w:val="Hyperlink"/>
                    <w:noProof/>
                  </w:rPr>
                </w:rPrChange>
              </w:rPr>
              <w:delText xml:space="preserve"> Design and Development of Autonomous Delivery Robot [6]</w:delText>
            </w:r>
            <w:r w:rsidRPr="009C42CB" w:rsidDel="001426D8">
              <w:rPr>
                <w:rFonts w:asciiTheme="majorBidi" w:hAnsiTheme="majorBidi" w:cstheme="majorBidi"/>
                <w:webHidden/>
                <w:sz w:val="28"/>
                <w:szCs w:val="28"/>
                <w:rPrChange w:id="429" w:author="SULAIMAN ABDULLAH S ABBAS" w:date="2021-10-03T15:16:00Z">
                  <w:rPr>
                    <w:noProof/>
                    <w:webHidden/>
                  </w:rPr>
                </w:rPrChange>
              </w:rPr>
              <w:tab/>
              <w:delText>6</w:delText>
            </w:r>
          </w:del>
        </w:p>
        <w:p w14:paraId="1AF28846" w14:textId="3471DF50" w:rsidR="0039448C" w:rsidRPr="009C42CB" w:rsidDel="001426D8" w:rsidRDefault="0039448C" w:rsidP="001426D8">
          <w:pPr>
            <w:pStyle w:val="TOC2"/>
            <w:rPr>
              <w:del w:id="430" w:author="SULAIMAN ABDULLAH S ABBAS" w:date="2021-10-03T15:12:00Z"/>
              <w:rFonts w:asciiTheme="majorBidi" w:hAnsiTheme="majorBidi" w:cstheme="majorBidi"/>
              <w:sz w:val="28"/>
              <w:szCs w:val="28"/>
              <w:rPrChange w:id="431" w:author="SULAIMAN ABDULLAH S ABBAS" w:date="2021-10-03T15:16:00Z">
                <w:rPr>
                  <w:del w:id="432" w:author="SULAIMAN ABDULLAH S ABBAS" w:date="2021-10-03T15:12:00Z"/>
                  <w:rFonts w:cstheme="minorBidi"/>
                  <w:noProof/>
                </w:rPr>
              </w:rPrChange>
            </w:rPr>
            <w:pPrChange w:id="433" w:author="SULAIMAN ABDULLAH S ABBAS" w:date="2021-10-03T15:11:00Z">
              <w:pPr>
                <w:pStyle w:val="TOC2"/>
                <w:tabs>
                  <w:tab w:val="right" w:leader="dot" w:pos="9350"/>
                </w:tabs>
              </w:pPr>
            </w:pPrChange>
          </w:pPr>
          <w:del w:id="434" w:author="SULAIMAN ABDULLAH S ABBAS" w:date="2021-10-03T15:12:00Z">
            <w:r w:rsidRPr="009C42CB" w:rsidDel="001426D8">
              <w:rPr>
                <w:rStyle w:val="Hyperlink"/>
                <w:rFonts w:asciiTheme="majorBidi" w:hAnsiTheme="majorBidi" w:cstheme="majorBidi"/>
                <w:sz w:val="28"/>
                <w:szCs w:val="28"/>
                <w:rPrChange w:id="435" w:author="SULAIMAN ABDULLAH S ABBAS" w:date="2021-10-03T15:16:00Z">
                  <w:rPr>
                    <w:rStyle w:val="Hyperlink"/>
                    <w:noProof/>
                  </w:rPr>
                </w:rPrChange>
              </w:rPr>
              <w:delText>Case Study #4: a Raspberry pi Delivery Robot Controlled by Live Stream Chat [7]</w:delText>
            </w:r>
            <w:r w:rsidRPr="009C42CB" w:rsidDel="001426D8">
              <w:rPr>
                <w:rFonts w:asciiTheme="majorBidi" w:hAnsiTheme="majorBidi" w:cstheme="majorBidi"/>
                <w:webHidden/>
                <w:sz w:val="28"/>
                <w:szCs w:val="28"/>
                <w:rPrChange w:id="436" w:author="SULAIMAN ABDULLAH S ABBAS" w:date="2021-10-03T15:16:00Z">
                  <w:rPr>
                    <w:noProof/>
                    <w:webHidden/>
                  </w:rPr>
                </w:rPrChange>
              </w:rPr>
              <w:tab/>
              <w:delText>7</w:delText>
            </w:r>
          </w:del>
        </w:p>
        <w:p w14:paraId="65629FB9" w14:textId="6778EDDF" w:rsidR="0039448C" w:rsidRPr="009C42CB" w:rsidDel="001426D8" w:rsidRDefault="0039448C" w:rsidP="001426D8">
          <w:pPr>
            <w:pStyle w:val="TOC2"/>
            <w:rPr>
              <w:del w:id="437" w:author="SULAIMAN ABDULLAH S ABBAS" w:date="2021-10-03T15:12:00Z"/>
              <w:rFonts w:asciiTheme="majorBidi" w:hAnsiTheme="majorBidi" w:cstheme="majorBidi"/>
              <w:bCs w:val="0"/>
              <w:sz w:val="28"/>
              <w:szCs w:val="28"/>
              <w:rPrChange w:id="438" w:author="SULAIMAN ABDULLAH S ABBAS" w:date="2021-10-03T15:16:00Z">
                <w:rPr>
                  <w:del w:id="439" w:author="SULAIMAN ABDULLAH S ABBAS" w:date="2021-10-03T15:12:00Z"/>
                  <w:rFonts w:cstheme="minorBidi"/>
                  <w:noProof/>
                </w:rPr>
              </w:rPrChange>
            </w:rPr>
            <w:pPrChange w:id="440" w:author="SULAIMAN ABDULLAH S ABBAS" w:date="2021-10-03T15:11:00Z">
              <w:pPr>
                <w:pStyle w:val="TOC2"/>
                <w:tabs>
                  <w:tab w:val="right" w:leader="dot" w:pos="9350"/>
                </w:tabs>
              </w:pPr>
            </w:pPrChange>
          </w:pPr>
          <w:del w:id="441" w:author="SULAIMAN ABDULLAH S ABBAS" w:date="2021-10-03T15:12:00Z">
            <w:r w:rsidRPr="009C42CB" w:rsidDel="001426D8">
              <w:rPr>
                <w:rStyle w:val="Hyperlink"/>
                <w:rFonts w:asciiTheme="majorBidi" w:hAnsiTheme="majorBidi" w:cstheme="majorBidi"/>
                <w:bCs w:val="0"/>
                <w:sz w:val="28"/>
                <w:szCs w:val="28"/>
                <w:rPrChange w:id="442" w:author="SULAIMAN ABDULLAH S ABBAS" w:date="2021-10-03T15:16:00Z">
                  <w:rPr>
                    <w:rStyle w:val="Hyperlink"/>
                    <w:noProof/>
                  </w:rPr>
                </w:rPrChange>
              </w:rPr>
              <w:delText>Project Ch</w:delText>
            </w:r>
            <w:r w:rsidRPr="009C42CB" w:rsidDel="001426D8">
              <w:rPr>
                <w:rStyle w:val="Hyperlink"/>
                <w:rFonts w:asciiTheme="majorBidi" w:hAnsiTheme="majorBidi" w:cstheme="majorBidi"/>
                <w:bCs w:val="0"/>
                <w:sz w:val="28"/>
                <w:szCs w:val="28"/>
                <w:rPrChange w:id="443" w:author="SULAIMAN ABDULLAH S ABBAS" w:date="2021-10-03T15:16:00Z">
                  <w:rPr>
                    <w:rStyle w:val="Hyperlink"/>
                    <w:noProof/>
                  </w:rPr>
                </w:rPrChange>
              </w:rPr>
              <w:delText>a</w:delText>
            </w:r>
            <w:r w:rsidRPr="009C42CB" w:rsidDel="001426D8">
              <w:rPr>
                <w:rStyle w:val="Hyperlink"/>
                <w:rFonts w:asciiTheme="majorBidi" w:hAnsiTheme="majorBidi" w:cstheme="majorBidi"/>
                <w:bCs w:val="0"/>
                <w:sz w:val="28"/>
                <w:szCs w:val="28"/>
                <w:rPrChange w:id="444" w:author="SULAIMAN ABDULLAH S ABBAS" w:date="2021-10-03T15:16:00Z">
                  <w:rPr>
                    <w:rStyle w:val="Hyperlink"/>
                    <w:noProof/>
                  </w:rPr>
                </w:rPrChange>
              </w:rPr>
              <w:delText>rter</w:delText>
            </w:r>
            <w:r w:rsidRPr="009C42CB" w:rsidDel="001426D8">
              <w:rPr>
                <w:rFonts w:asciiTheme="majorBidi" w:hAnsiTheme="majorBidi" w:cstheme="majorBidi"/>
                <w:bCs w:val="0"/>
                <w:webHidden/>
                <w:sz w:val="28"/>
                <w:szCs w:val="28"/>
                <w:rPrChange w:id="445" w:author="SULAIMAN ABDULLAH S ABBAS" w:date="2021-10-03T15:16:00Z">
                  <w:rPr>
                    <w:noProof/>
                    <w:webHidden/>
                  </w:rPr>
                </w:rPrChange>
              </w:rPr>
              <w:tab/>
              <w:delText>8</w:delText>
            </w:r>
          </w:del>
        </w:p>
        <w:p w14:paraId="053D4A77" w14:textId="3A60B77B" w:rsidR="0039448C" w:rsidRDefault="0039448C">
          <w:pPr>
            <w:rPr>
              <w:ins w:id="446" w:author="SULAIMAN ABDULLAH S ABBAS" w:date="2021-10-03T15:11:00Z"/>
            </w:rPr>
          </w:pPr>
          <w:ins w:id="447" w:author="SULAIMAN ABDULLAH S ABBAS" w:date="2021-10-03T15:11:00Z">
            <w:r w:rsidRPr="009C42CB">
              <w:rPr>
                <w:rFonts w:asciiTheme="majorBidi" w:hAnsiTheme="majorBidi" w:cstheme="majorBidi"/>
                <w:b/>
                <w:bCs/>
                <w:noProof/>
                <w:sz w:val="28"/>
                <w:szCs w:val="28"/>
                <w:rPrChange w:id="448" w:author="SULAIMAN ABDULLAH S ABBAS" w:date="2021-10-03T15:16:00Z">
                  <w:rPr>
                    <w:b/>
                    <w:bCs/>
                    <w:noProof/>
                  </w:rPr>
                </w:rPrChange>
              </w:rPr>
              <w:fldChar w:fldCharType="end"/>
            </w:r>
          </w:ins>
        </w:p>
        <w:customXmlInsRangeStart w:id="449" w:author="SULAIMAN ABDULLAH S ABBAS" w:date="2021-10-03T15:11:00Z"/>
      </w:sdtContent>
    </w:sdt>
    <w:customXmlInsRangeEnd w:id="449"/>
    <w:p w14:paraId="5DD0D22C" w14:textId="0FBCAD9B" w:rsidR="00F13DF9" w:rsidRDefault="00F13DF9">
      <w:pPr>
        <w:pStyle w:val="TOC3"/>
        <w:ind w:left="446"/>
        <w:rPr>
          <w:ins w:id="450" w:author="SULAIMAN ABDULLAH S ABBAS" w:date="2021-10-03T15:09:00Z"/>
        </w:rPr>
      </w:pPr>
    </w:p>
    <w:p w14:paraId="618346D1" w14:textId="77777777" w:rsidR="00F13DF9" w:rsidRPr="004A3D33" w:rsidRDefault="00F13DF9">
      <w:pPr>
        <w:rPr>
          <w:ins w:id="451" w:author="SULAIMAN ABDULLAH S ABBAS" w:date="2021-10-03T15:09:00Z"/>
          <w:rFonts w:asciiTheme="majorBidi" w:hAnsiTheme="majorBidi" w:cstheme="majorBidi"/>
        </w:rPr>
      </w:pPr>
    </w:p>
    <w:p w14:paraId="1539A956" w14:textId="7BDBE400" w:rsidR="0006691C" w:rsidRPr="004A3D33" w:rsidDel="00F13DF9" w:rsidRDefault="001E6B8F">
      <w:pPr>
        <w:rPr>
          <w:del w:id="452" w:author="SULAIMAN ABDULLAH S ABBAS" w:date="2021-10-03T15:08:00Z"/>
          <w:rFonts w:asciiTheme="majorBidi" w:hAnsiTheme="majorBidi" w:cstheme="majorBidi"/>
        </w:rPr>
      </w:pPr>
      <w:del w:id="453" w:author="SULAIMAN ABDULLAH S ABBAS" w:date="2021-10-03T15:08:00Z">
        <w:r w:rsidRPr="004A3D33" w:rsidDel="00F13DF9">
          <w:rPr>
            <w:rFonts w:asciiTheme="majorBidi" w:hAnsiTheme="majorBidi" w:cstheme="majorBidi"/>
          </w:rPr>
          <w:delText>Table of contents goes here</w:delText>
        </w:r>
      </w:del>
    </w:p>
    <w:p w14:paraId="555BBBFF" w14:textId="3B47F6DC" w:rsidR="001E6B8F" w:rsidRPr="004A3D33" w:rsidRDefault="001E6B8F">
      <w:pPr>
        <w:rPr>
          <w:rFonts w:asciiTheme="majorBidi" w:hAnsiTheme="majorBidi" w:cstheme="majorBidi"/>
        </w:rPr>
      </w:pPr>
    </w:p>
    <w:p w14:paraId="52D62BDD" w14:textId="7D5DA43C" w:rsidR="001E6B8F" w:rsidRPr="004A3D33" w:rsidRDefault="001E6B8F">
      <w:pPr>
        <w:rPr>
          <w:rFonts w:asciiTheme="majorBidi" w:hAnsiTheme="majorBidi" w:cstheme="majorBidi"/>
        </w:rPr>
      </w:pPr>
    </w:p>
    <w:p w14:paraId="0C7281AB" w14:textId="6CC7EB99" w:rsidR="001E6B8F" w:rsidDel="0085016D" w:rsidRDefault="001E6B8F">
      <w:pPr>
        <w:rPr>
          <w:del w:id="454" w:author="SULAIMAN ABDULLAH S ABBAS" w:date="2021-10-03T15:16:00Z"/>
          <w:rFonts w:asciiTheme="majorBidi" w:hAnsiTheme="majorBidi" w:cstheme="majorBidi"/>
        </w:rPr>
      </w:pPr>
    </w:p>
    <w:p w14:paraId="4CA64956" w14:textId="77777777" w:rsidR="0085016D" w:rsidRPr="004A3D33" w:rsidRDefault="0085016D">
      <w:pPr>
        <w:rPr>
          <w:ins w:id="455" w:author="SULAIMAN ABDULLAH S ABBAS" w:date="2021-10-03T15:16:00Z"/>
          <w:rFonts w:asciiTheme="majorBidi" w:hAnsiTheme="majorBidi" w:cstheme="majorBidi"/>
        </w:rPr>
      </w:pPr>
    </w:p>
    <w:p w14:paraId="379FE295" w14:textId="0BC4334B" w:rsidR="001E6B8F" w:rsidRPr="004A3D33" w:rsidDel="0085016D" w:rsidRDefault="001E6B8F">
      <w:pPr>
        <w:rPr>
          <w:del w:id="456" w:author="SULAIMAN ABDULLAH S ABBAS" w:date="2021-10-03T15:16:00Z"/>
          <w:rFonts w:asciiTheme="majorBidi" w:hAnsiTheme="majorBidi" w:cstheme="majorBidi"/>
        </w:rPr>
      </w:pPr>
    </w:p>
    <w:p w14:paraId="00F06A77" w14:textId="2230FCC6" w:rsidR="001E6B8F" w:rsidRPr="004A3D33" w:rsidDel="0085016D" w:rsidRDefault="001E6B8F">
      <w:pPr>
        <w:rPr>
          <w:del w:id="457" w:author="SULAIMAN ABDULLAH S ABBAS" w:date="2021-10-03T15:16:00Z"/>
          <w:rFonts w:asciiTheme="majorBidi" w:hAnsiTheme="majorBidi" w:cstheme="majorBidi"/>
        </w:rPr>
      </w:pPr>
    </w:p>
    <w:p w14:paraId="4C5DEB7B" w14:textId="4A1FB1D3" w:rsidR="001E6B8F" w:rsidRPr="004A3D33" w:rsidDel="0085016D" w:rsidRDefault="001E6B8F">
      <w:pPr>
        <w:rPr>
          <w:del w:id="458" w:author="SULAIMAN ABDULLAH S ABBAS" w:date="2021-10-03T15:16:00Z"/>
          <w:rFonts w:asciiTheme="majorBidi" w:hAnsiTheme="majorBidi" w:cstheme="majorBidi"/>
        </w:rPr>
      </w:pPr>
    </w:p>
    <w:p w14:paraId="3CF5CF9B" w14:textId="715426D2" w:rsidR="001E6B8F" w:rsidRPr="004A3D33" w:rsidDel="0085016D" w:rsidRDefault="001E6B8F">
      <w:pPr>
        <w:rPr>
          <w:del w:id="459" w:author="SULAIMAN ABDULLAH S ABBAS" w:date="2021-10-03T15:16:00Z"/>
          <w:rFonts w:asciiTheme="majorBidi" w:hAnsiTheme="majorBidi" w:cstheme="majorBidi"/>
        </w:rPr>
      </w:pPr>
    </w:p>
    <w:p w14:paraId="1BBE7A0C" w14:textId="44623C27" w:rsidR="001E6B8F" w:rsidRPr="004A3D33" w:rsidDel="0085016D" w:rsidRDefault="001E6B8F">
      <w:pPr>
        <w:rPr>
          <w:del w:id="460" w:author="SULAIMAN ABDULLAH S ABBAS" w:date="2021-10-03T15:16:00Z"/>
          <w:rFonts w:asciiTheme="majorBidi" w:hAnsiTheme="majorBidi" w:cstheme="majorBidi"/>
        </w:rPr>
      </w:pPr>
    </w:p>
    <w:p w14:paraId="0501CF62" w14:textId="07AA7EE9" w:rsidR="001E6B8F" w:rsidRPr="004A3D33" w:rsidDel="0085016D" w:rsidRDefault="001E6B8F">
      <w:pPr>
        <w:rPr>
          <w:del w:id="461" w:author="SULAIMAN ABDULLAH S ABBAS" w:date="2021-10-03T15:16:00Z"/>
          <w:rFonts w:asciiTheme="majorBidi" w:hAnsiTheme="majorBidi" w:cstheme="majorBidi"/>
        </w:rPr>
      </w:pPr>
    </w:p>
    <w:p w14:paraId="3AB6C625" w14:textId="32D362D9" w:rsidR="001E6B8F" w:rsidRPr="004A3D33" w:rsidDel="0085016D" w:rsidRDefault="001E6B8F">
      <w:pPr>
        <w:rPr>
          <w:del w:id="462" w:author="SULAIMAN ABDULLAH S ABBAS" w:date="2021-10-03T15:16:00Z"/>
          <w:rFonts w:asciiTheme="majorBidi" w:hAnsiTheme="majorBidi" w:cstheme="majorBidi"/>
        </w:rPr>
      </w:pPr>
    </w:p>
    <w:p w14:paraId="6DA217C7" w14:textId="7283ED21" w:rsidR="001E6B8F" w:rsidRPr="004A3D33" w:rsidDel="0085016D" w:rsidRDefault="001E6B8F">
      <w:pPr>
        <w:rPr>
          <w:del w:id="463" w:author="SULAIMAN ABDULLAH S ABBAS" w:date="2021-10-03T15:16:00Z"/>
          <w:rFonts w:asciiTheme="majorBidi" w:hAnsiTheme="majorBidi" w:cstheme="majorBidi"/>
        </w:rPr>
      </w:pPr>
    </w:p>
    <w:p w14:paraId="39985B3C" w14:textId="4A2D0412" w:rsidR="001E6B8F" w:rsidRPr="004A3D33" w:rsidDel="0085016D" w:rsidRDefault="001E6B8F">
      <w:pPr>
        <w:rPr>
          <w:del w:id="464" w:author="SULAIMAN ABDULLAH S ABBAS" w:date="2021-10-03T15:16:00Z"/>
          <w:rFonts w:asciiTheme="majorBidi" w:hAnsiTheme="majorBidi" w:cstheme="majorBidi"/>
        </w:rPr>
      </w:pPr>
    </w:p>
    <w:p w14:paraId="4700E194" w14:textId="3C0214C2" w:rsidR="001E6B8F" w:rsidRPr="004A3D33" w:rsidDel="0085016D" w:rsidRDefault="001E6B8F">
      <w:pPr>
        <w:rPr>
          <w:del w:id="465" w:author="SULAIMAN ABDULLAH S ABBAS" w:date="2021-10-03T15:16:00Z"/>
          <w:rFonts w:asciiTheme="majorBidi" w:hAnsiTheme="majorBidi" w:cstheme="majorBidi"/>
        </w:rPr>
      </w:pPr>
    </w:p>
    <w:p w14:paraId="6FB7F457" w14:textId="36E337BC" w:rsidR="001E6B8F" w:rsidRPr="004A3D33" w:rsidDel="0085016D" w:rsidRDefault="001E6B8F">
      <w:pPr>
        <w:rPr>
          <w:del w:id="466" w:author="SULAIMAN ABDULLAH S ABBAS" w:date="2021-10-03T15:16:00Z"/>
          <w:rFonts w:asciiTheme="majorBidi" w:hAnsiTheme="majorBidi" w:cstheme="majorBidi"/>
        </w:rPr>
      </w:pPr>
    </w:p>
    <w:p w14:paraId="5FA15CF3" w14:textId="45DDF84B" w:rsidR="001E6B8F" w:rsidRPr="004A3D33" w:rsidDel="0085016D" w:rsidRDefault="001E6B8F">
      <w:pPr>
        <w:rPr>
          <w:del w:id="467" w:author="SULAIMAN ABDULLAH S ABBAS" w:date="2021-10-03T15:16:00Z"/>
          <w:rFonts w:asciiTheme="majorBidi" w:hAnsiTheme="majorBidi" w:cstheme="majorBidi"/>
        </w:rPr>
      </w:pPr>
    </w:p>
    <w:p w14:paraId="29DC9BD8" w14:textId="6F8B3CA5" w:rsidR="001E6B8F" w:rsidRPr="004A3D33" w:rsidDel="0085016D" w:rsidRDefault="001E6B8F">
      <w:pPr>
        <w:rPr>
          <w:del w:id="468" w:author="SULAIMAN ABDULLAH S ABBAS" w:date="2021-10-03T15:16:00Z"/>
          <w:rFonts w:asciiTheme="majorBidi" w:hAnsiTheme="majorBidi" w:cstheme="majorBidi"/>
        </w:rPr>
      </w:pPr>
    </w:p>
    <w:p w14:paraId="0F7E15C6" w14:textId="4BA27941" w:rsidR="001E6B8F" w:rsidRPr="004A3D33" w:rsidDel="0085016D" w:rsidRDefault="001E6B8F">
      <w:pPr>
        <w:rPr>
          <w:del w:id="469" w:author="SULAIMAN ABDULLAH S ABBAS" w:date="2021-10-03T15:16:00Z"/>
          <w:rFonts w:asciiTheme="majorBidi" w:hAnsiTheme="majorBidi" w:cstheme="majorBidi"/>
        </w:rPr>
      </w:pPr>
    </w:p>
    <w:p w14:paraId="31564235" w14:textId="3312A16F" w:rsidR="001E6B8F" w:rsidRPr="004A3D33" w:rsidDel="0085016D" w:rsidRDefault="001E6B8F">
      <w:pPr>
        <w:rPr>
          <w:del w:id="470" w:author="SULAIMAN ABDULLAH S ABBAS" w:date="2021-10-03T15:16:00Z"/>
          <w:rFonts w:asciiTheme="majorBidi" w:hAnsiTheme="majorBidi" w:cstheme="majorBidi"/>
        </w:rPr>
      </w:pPr>
    </w:p>
    <w:p w14:paraId="318477C5" w14:textId="41F399A8" w:rsidR="001E6B8F" w:rsidRPr="004A3D33" w:rsidDel="00833D65" w:rsidRDefault="001E6B8F">
      <w:pPr>
        <w:rPr>
          <w:del w:id="471" w:author="SULAIMAN ABDULLAH S ABBAS" w:date="2021-10-03T15:11:00Z"/>
          <w:rFonts w:asciiTheme="majorBidi" w:hAnsiTheme="majorBidi" w:cstheme="majorBidi"/>
        </w:rPr>
      </w:pPr>
    </w:p>
    <w:p w14:paraId="395A9ABF" w14:textId="63EF6D9F" w:rsidR="001E6B8F" w:rsidRPr="004A3D33" w:rsidDel="00833D65" w:rsidRDefault="001E6B8F">
      <w:pPr>
        <w:rPr>
          <w:del w:id="472" w:author="SULAIMAN ABDULLAH S ABBAS" w:date="2021-10-03T15:11:00Z"/>
          <w:rFonts w:asciiTheme="majorBidi" w:hAnsiTheme="majorBidi" w:cstheme="majorBidi"/>
        </w:rPr>
      </w:pPr>
    </w:p>
    <w:p w14:paraId="734D5D9A" w14:textId="7A0CCBE9" w:rsidR="001E6B8F" w:rsidRPr="004A3D33" w:rsidDel="00833D65" w:rsidRDefault="001E6B8F">
      <w:pPr>
        <w:rPr>
          <w:del w:id="473" w:author="SULAIMAN ABDULLAH S ABBAS" w:date="2021-10-03T15:11:00Z"/>
          <w:rFonts w:asciiTheme="majorBidi" w:hAnsiTheme="majorBidi" w:cstheme="majorBidi"/>
        </w:rPr>
      </w:pPr>
    </w:p>
    <w:p w14:paraId="57F7AA4C" w14:textId="534CFACD" w:rsidR="001E6B8F" w:rsidRPr="004A3D33" w:rsidDel="00F13DF9" w:rsidRDefault="001E6B8F">
      <w:pPr>
        <w:rPr>
          <w:del w:id="474" w:author="SULAIMAN ABDULLAH S ABBAS" w:date="2021-10-03T15:09:00Z"/>
          <w:rFonts w:asciiTheme="majorBidi" w:hAnsiTheme="majorBidi" w:cstheme="majorBidi"/>
        </w:rPr>
      </w:pPr>
    </w:p>
    <w:p w14:paraId="4B3E7878" w14:textId="36A05FF2" w:rsidR="001E6B8F" w:rsidRPr="004A3D33" w:rsidDel="00F13DF9" w:rsidRDefault="001E6B8F">
      <w:pPr>
        <w:rPr>
          <w:del w:id="475" w:author="SULAIMAN ABDULLAH S ABBAS" w:date="2021-10-03T15:09:00Z"/>
          <w:rFonts w:asciiTheme="majorBidi" w:hAnsiTheme="majorBidi" w:cstheme="majorBidi"/>
        </w:rPr>
      </w:pPr>
    </w:p>
    <w:p w14:paraId="418DA446" w14:textId="71E3F7B4" w:rsidR="001E6B8F" w:rsidRPr="004A3D33" w:rsidDel="00F13DF9" w:rsidRDefault="001E6B8F">
      <w:pPr>
        <w:rPr>
          <w:del w:id="476" w:author="SULAIMAN ABDULLAH S ABBAS" w:date="2021-10-03T15:09:00Z"/>
          <w:rFonts w:asciiTheme="majorBidi" w:hAnsiTheme="majorBidi" w:cstheme="majorBidi"/>
        </w:rPr>
      </w:pPr>
    </w:p>
    <w:p w14:paraId="51A2B245" w14:textId="699DE0E6" w:rsidR="001E6B8F" w:rsidRPr="004A3D33" w:rsidDel="00F13DF9" w:rsidRDefault="001E6B8F">
      <w:pPr>
        <w:rPr>
          <w:del w:id="477" w:author="SULAIMAN ABDULLAH S ABBAS" w:date="2021-10-03T15:09:00Z"/>
          <w:rFonts w:asciiTheme="majorBidi" w:hAnsiTheme="majorBidi" w:cstheme="majorBidi"/>
        </w:rPr>
      </w:pPr>
    </w:p>
    <w:p w14:paraId="68C9BD9B" w14:textId="1E7BCC49" w:rsidR="001E6B8F" w:rsidRPr="004A3D33" w:rsidDel="00F13DF9" w:rsidRDefault="001E6B8F">
      <w:pPr>
        <w:rPr>
          <w:del w:id="478" w:author="SULAIMAN ABDULLAH S ABBAS" w:date="2021-10-03T15:09:00Z"/>
          <w:rFonts w:asciiTheme="majorBidi" w:hAnsiTheme="majorBidi" w:cstheme="majorBidi"/>
        </w:rPr>
      </w:pPr>
    </w:p>
    <w:p w14:paraId="0E58D25B" w14:textId="008AABA1" w:rsidR="001E6B8F" w:rsidRPr="004A3D33" w:rsidDel="00F13DF9" w:rsidRDefault="001E6B8F">
      <w:pPr>
        <w:rPr>
          <w:del w:id="479" w:author="SULAIMAN ABDULLAH S ABBAS" w:date="2021-10-03T15:09:00Z"/>
          <w:rFonts w:asciiTheme="majorBidi" w:hAnsiTheme="majorBidi" w:cstheme="majorBidi"/>
        </w:rPr>
      </w:pPr>
    </w:p>
    <w:p w14:paraId="54E92743" w14:textId="565B9B7E" w:rsidR="001E6B8F" w:rsidRPr="004A3D33" w:rsidDel="00602B67" w:rsidRDefault="001E6B8F">
      <w:pPr>
        <w:rPr>
          <w:del w:id="480" w:author="SULAIMAN ABDULLAH S ABBAS" w:date="2021-10-03T15:09:00Z"/>
          <w:rFonts w:asciiTheme="majorBidi" w:hAnsiTheme="majorBidi" w:cstheme="majorBidi"/>
        </w:rPr>
      </w:pPr>
    </w:p>
    <w:p w14:paraId="13691BB3" w14:textId="77777777" w:rsidR="004C6288" w:rsidRPr="004A3D33" w:rsidRDefault="004C6288">
      <w:pPr>
        <w:rPr>
          <w:rFonts w:asciiTheme="majorBidi" w:hAnsiTheme="majorBidi" w:cstheme="majorBidi"/>
        </w:rPr>
      </w:pPr>
    </w:p>
    <w:p w14:paraId="3D8A4FB8" w14:textId="14B40BE0" w:rsidR="001E6B8F" w:rsidRPr="004A3D33" w:rsidRDefault="001E6B8F" w:rsidP="00B62FF8">
      <w:pPr>
        <w:pStyle w:val="Heading1"/>
        <w:rPr>
          <w:rFonts w:asciiTheme="majorBidi" w:hAnsiTheme="majorBidi"/>
        </w:rPr>
      </w:pPr>
      <w:bookmarkStart w:id="481" w:name="_Toc84166584"/>
      <w:r w:rsidRPr="004A3D33">
        <w:rPr>
          <w:rFonts w:asciiTheme="majorBidi" w:hAnsiTheme="majorBidi"/>
        </w:rPr>
        <w:lastRenderedPageBreak/>
        <w:t>Introduction</w:t>
      </w:r>
      <w:bookmarkEnd w:id="481"/>
    </w:p>
    <w:p w14:paraId="5A257B65" w14:textId="44354A0F" w:rsidR="001E6B8F" w:rsidRDefault="001E6B8F" w:rsidP="00542528">
      <w:pPr>
        <w:jc w:val="both"/>
        <w:rPr>
          <w:ins w:id="482" w:author="SULAIMAN ABDULLAH S ABBAS" w:date="2021-10-03T14:48:00Z"/>
          <w:rFonts w:asciiTheme="majorBidi" w:hAnsiTheme="majorBidi" w:cstheme="majorBidi"/>
        </w:rPr>
      </w:pPr>
      <w:r w:rsidRPr="004A3D33">
        <w:rPr>
          <w:rFonts w:asciiTheme="majorBidi" w:hAnsiTheme="majorBidi" w:cstheme="majorBidi"/>
        </w:rPr>
        <w:tab/>
        <w:t xml:space="preserve">Engineers around the world follow many design principles and/or steps. </w:t>
      </w:r>
      <w:r w:rsidR="00636306" w:rsidRPr="004A3D33">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4A3D33">
        <w:rPr>
          <w:rFonts w:asciiTheme="majorBidi" w:hAnsiTheme="majorBidi" w:cstheme="majorBidi"/>
        </w:rPr>
        <w:t>, a</w:t>
      </w:r>
      <w:r w:rsidR="00636306" w:rsidRPr="004A3D33">
        <w:rPr>
          <w:rFonts w:asciiTheme="majorBidi" w:hAnsiTheme="majorBidi" w:cstheme="majorBidi"/>
        </w:rPr>
        <w:t xml:space="preserve"> project charter is an important </w:t>
      </w:r>
      <w:r w:rsidR="003C0690" w:rsidRPr="004A3D33">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4B66F9F0" w14:textId="47C157B5" w:rsidR="00D34F87" w:rsidRPr="00C04AF7" w:rsidRDefault="00D34F87" w:rsidP="00542528">
      <w:pPr>
        <w:jc w:val="both"/>
        <w:rPr>
          <w:rFonts w:asciiTheme="majorBidi" w:hAnsiTheme="majorBidi" w:cstheme="majorBidi"/>
          <w:rPrChange w:id="483" w:author="SULAIMAN ABDULLAH S ABBAS" w:date="2021-10-03T14:53:00Z">
            <w:rPr>
              <w:rFonts w:asciiTheme="majorBidi" w:hAnsiTheme="majorBidi" w:cstheme="majorBidi"/>
            </w:rPr>
          </w:rPrChange>
        </w:rPr>
      </w:pPr>
      <w:ins w:id="484" w:author="SULAIMAN ABDULLAH S ABBAS" w:date="2021-10-03T14:49:00Z">
        <w:r>
          <w:rPr>
            <w:rFonts w:asciiTheme="majorBidi" w:hAnsiTheme="majorBidi" w:cstheme="majorBidi"/>
          </w:rPr>
          <w:tab/>
        </w:r>
      </w:ins>
      <w:ins w:id="485" w:author="SULAIMAN ABDULLAH S ABBAS" w:date="2021-10-03T14:50:00Z">
        <w:r w:rsidRPr="00C04AF7">
          <w:rPr>
            <w:rFonts w:asciiTheme="majorBidi" w:hAnsiTheme="majorBidi" w:cstheme="majorBidi"/>
          </w:rPr>
          <w:t xml:space="preserve">Autonomous robots </w:t>
        </w:r>
        <w:r w:rsidRPr="00C04AF7">
          <w:rPr>
            <w:rFonts w:asciiTheme="majorBidi" w:hAnsiTheme="majorBidi" w:cstheme="majorBidi"/>
            <w:rPrChange w:id="486" w:author="SULAIMAN ABDULLAH S ABBAS" w:date="2021-10-03T14:53:00Z">
              <w:rPr>
                <w:rFonts w:asciiTheme="majorBidi" w:hAnsiTheme="majorBidi" w:cstheme="majorBidi"/>
              </w:rPr>
            </w:rPrChange>
          </w:rPr>
          <w:t xml:space="preserve">are a new </w:t>
        </w:r>
      </w:ins>
      <w:ins w:id="487" w:author="SULAIMAN ABDULLAH S ABBAS" w:date="2021-10-03T14:51:00Z">
        <w:r w:rsidRPr="00C04AF7">
          <w:rPr>
            <w:rFonts w:asciiTheme="majorBidi" w:hAnsiTheme="majorBidi" w:cstheme="majorBidi"/>
            <w:rPrChange w:id="488" w:author="SULAIMAN ABDULLAH S ABBAS" w:date="2021-10-03T14:53:00Z">
              <w:rPr>
                <w:rFonts w:asciiTheme="majorBidi" w:hAnsiTheme="majorBidi" w:cstheme="majorBidi"/>
              </w:rPr>
            </w:rPrChange>
          </w:rPr>
          <w:t>addition to society.</w:t>
        </w:r>
      </w:ins>
      <w:ins w:id="489" w:author="SULAIMAN ABDULLAH S ABBAS" w:date="2021-10-03T14:53:00Z">
        <w:r w:rsidRPr="00C04AF7">
          <w:rPr>
            <w:rFonts w:asciiTheme="majorBidi" w:hAnsiTheme="majorBidi" w:cstheme="majorBidi"/>
            <w:rPrChange w:id="490" w:author="SULAIMAN ABDULLAH S ABBAS" w:date="2021-10-03T14:53:00Z">
              <w:rPr>
                <w:rFonts w:asciiTheme="majorBidi" w:hAnsiTheme="majorBidi" w:cstheme="majorBidi"/>
              </w:rPr>
            </w:rPrChange>
          </w:rPr>
          <w:t xml:space="preserve"> Indeed,</w:t>
        </w:r>
      </w:ins>
      <w:ins w:id="491" w:author="SULAIMAN ABDULLAH S ABBAS" w:date="2021-10-03T14:51:00Z">
        <w:r w:rsidRPr="00C04AF7">
          <w:rPr>
            <w:rFonts w:asciiTheme="majorBidi" w:hAnsiTheme="majorBidi" w:cstheme="majorBidi"/>
            <w:rPrChange w:id="492" w:author="SULAIMAN ABDULLAH S ABBAS" w:date="2021-10-03T14:53:00Z">
              <w:rPr>
                <w:rFonts w:asciiTheme="majorBidi" w:hAnsiTheme="majorBidi" w:cstheme="majorBidi"/>
              </w:rPr>
            </w:rPrChange>
          </w:rPr>
          <w:t xml:space="preserve"> </w:t>
        </w:r>
      </w:ins>
      <w:ins w:id="493" w:author="SULAIMAN ABDULLAH S ABBAS" w:date="2021-10-03T14:53:00Z">
        <w:r w:rsidRPr="00C04AF7">
          <w:rPr>
            <w:rFonts w:asciiTheme="majorBidi" w:hAnsiTheme="majorBidi" w:cstheme="majorBidi"/>
            <w:rPrChange w:id="494" w:author="SULAIMAN ABDULLAH S ABBAS" w:date="2021-10-03T14:53:00Z">
              <w:rPr>
                <w:rFonts w:asciiTheme="majorBidi" w:hAnsiTheme="majorBidi" w:cstheme="majorBidi"/>
              </w:rPr>
            </w:rPrChange>
          </w:rPr>
          <w:t>a</w:t>
        </w:r>
      </w:ins>
      <w:ins w:id="495" w:author="SULAIMAN ABDULLAH S ABBAS" w:date="2021-10-03T14:51:00Z">
        <w:r w:rsidRPr="00C04AF7">
          <w:rPr>
            <w:rFonts w:asciiTheme="majorBidi" w:hAnsiTheme="majorBidi" w:cstheme="majorBidi"/>
            <w:rPrChange w:id="496" w:author="SULAIMAN ABDULLAH S ABBAS" w:date="2021-10-03T14:53:00Z">
              <w:rPr>
                <w:rFonts w:asciiTheme="majorBidi" w:hAnsiTheme="majorBidi" w:cstheme="majorBidi"/>
              </w:rPr>
            </w:rPrChange>
          </w:rPr>
          <w:t xml:space="preserve">s engineers we must be up to date with technology. </w:t>
        </w:r>
      </w:ins>
      <w:ins w:id="497" w:author="SULAIMAN ABDULLAH S ABBAS" w:date="2021-10-03T14:52:00Z">
        <w:r w:rsidRPr="00C04AF7">
          <w:rPr>
            <w:rFonts w:asciiTheme="majorBidi" w:hAnsiTheme="majorBidi" w:cstheme="majorBidi"/>
            <w:rPrChange w:id="498" w:author="SULAIMAN ABDULLAH S ABBAS" w:date="2021-10-03T14:53:00Z">
              <w:rPr>
                <w:rFonts w:asciiTheme="majorBidi" w:hAnsiTheme="majorBidi" w:cstheme="majorBidi"/>
              </w:rPr>
            </w:rPrChange>
          </w:rPr>
          <w:t>Therefore,</w:t>
        </w:r>
      </w:ins>
      <w:ins w:id="499" w:author="SULAIMAN ABDULLAH S ABBAS" w:date="2021-10-03T14:51:00Z">
        <w:r w:rsidRPr="00C04AF7">
          <w:rPr>
            <w:rFonts w:asciiTheme="majorBidi" w:hAnsiTheme="majorBidi" w:cstheme="majorBidi"/>
            <w:rPrChange w:id="500" w:author="SULAIMAN ABDULLAH S ABBAS" w:date="2021-10-03T14:53:00Z">
              <w:rPr>
                <w:rFonts w:asciiTheme="majorBidi" w:hAnsiTheme="majorBidi" w:cstheme="majorBidi"/>
              </w:rPr>
            </w:rPrChange>
          </w:rPr>
          <w:t xml:space="preserve"> the</w:t>
        </w:r>
      </w:ins>
      <w:ins w:id="501" w:author="SULAIMAN ABDULLAH S ABBAS" w:date="2021-10-03T14:52:00Z">
        <w:r w:rsidRPr="00C04AF7">
          <w:rPr>
            <w:rFonts w:asciiTheme="majorBidi" w:hAnsiTheme="majorBidi" w:cstheme="majorBidi"/>
            <w:rPrChange w:id="502" w:author="SULAIMAN ABDULLAH S ABBAS" w:date="2021-10-03T14:53:00Z">
              <w:rPr>
                <w:rFonts w:asciiTheme="majorBidi" w:hAnsiTheme="majorBidi" w:cstheme="majorBidi"/>
              </w:rPr>
            </w:rPrChange>
          </w:rPr>
          <w:t xml:space="preserve"> solution we aim to implement is an autonomous delivery robot</w:t>
        </w:r>
      </w:ins>
      <w:ins w:id="503" w:author="SULAIMAN ABDULLAH S ABBAS" w:date="2021-10-03T14:53:00Z">
        <w:r w:rsidR="00C04AF7" w:rsidRPr="00C04AF7">
          <w:rPr>
            <w:rFonts w:asciiTheme="majorBidi" w:hAnsiTheme="majorBidi" w:cstheme="majorBidi"/>
            <w:rPrChange w:id="504" w:author="SULAIMAN ABDULLAH S ABBAS" w:date="2021-10-03T14:53:00Z">
              <w:rPr>
                <w:rFonts w:asciiTheme="majorBidi" w:hAnsiTheme="majorBidi" w:cstheme="majorBidi"/>
              </w:rPr>
            </w:rPrChange>
          </w:rPr>
          <w:t xml:space="preserve"> which can reduce the burden on</w:t>
        </w:r>
      </w:ins>
      <w:ins w:id="505" w:author="SULAIMAN ABDULLAH S ABBAS" w:date="2021-10-03T14:52:00Z">
        <w:r w:rsidRPr="00C04AF7">
          <w:rPr>
            <w:rFonts w:asciiTheme="majorBidi" w:hAnsiTheme="majorBidi" w:cstheme="majorBidi"/>
            <w:rPrChange w:id="506" w:author="SULAIMAN ABDULLAH S ABBAS" w:date="2021-10-03T14:53:00Z">
              <w:rPr>
                <w:rFonts w:asciiTheme="majorBidi" w:hAnsiTheme="majorBidi" w:cstheme="majorBidi"/>
              </w:rPr>
            </w:rPrChange>
          </w:rPr>
          <w:t xml:space="preserve"> </w:t>
        </w:r>
      </w:ins>
      <w:ins w:id="507" w:author="SULAIMAN ABDULLAH S ABBAS" w:date="2021-10-03T14:53:00Z">
        <w:r w:rsidR="00C04AF7">
          <w:rPr>
            <w:rFonts w:asciiTheme="majorBidi" w:hAnsiTheme="majorBidi" w:cstheme="majorBidi"/>
          </w:rPr>
          <w:t xml:space="preserve">college attendees and </w:t>
        </w:r>
      </w:ins>
      <w:ins w:id="508" w:author="SULAIMAN ABDULLAH S ABBAS" w:date="2021-10-03T14:54:00Z">
        <w:r w:rsidR="00C04AF7">
          <w:rPr>
            <w:rFonts w:asciiTheme="majorBidi" w:hAnsiTheme="majorBidi" w:cstheme="majorBidi"/>
          </w:rPr>
          <w:t>employees.</w:t>
        </w:r>
        <w:r w:rsidR="00A93C92">
          <w:rPr>
            <w:rFonts w:asciiTheme="majorBidi" w:hAnsiTheme="majorBidi" w:cstheme="majorBidi"/>
          </w:rPr>
          <w:t xml:space="preserve"> </w:t>
        </w:r>
      </w:ins>
      <w:ins w:id="509" w:author="SULAIMAN ABDULLAH S ABBAS" w:date="2021-10-03T14:56:00Z">
        <w:r w:rsidR="006170B3">
          <w:rPr>
            <w:rFonts w:asciiTheme="majorBidi" w:hAnsiTheme="majorBidi" w:cstheme="majorBidi"/>
          </w:rPr>
          <w:t>In addition, the solution will help facilitate the introduction of autonomous infrastructure in</w:t>
        </w:r>
      </w:ins>
      <w:ins w:id="510" w:author="SULAIMAN ABDULLAH S ABBAS" w:date="2021-10-03T14:57:00Z">
        <w:r w:rsidR="006170B3">
          <w:rPr>
            <w:rFonts w:asciiTheme="majorBidi" w:hAnsiTheme="majorBidi" w:cstheme="majorBidi"/>
          </w:rPr>
          <w:t xml:space="preserve"> the campus.</w:t>
        </w:r>
        <w:r w:rsidR="007E05D9">
          <w:rPr>
            <w:rFonts w:asciiTheme="majorBidi" w:hAnsiTheme="majorBidi" w:cstheme="majorBidi"/>
          </w:rPr>
          <w:t xml:space="preserve"> </w:t>
        </w:r>
      </w:ins>
      <w:ins w:id="511" w:author="SULAIMAN ABDULLAH S ABBAS" w:date="2021-10-03T14:54:00Z">
        <w:r w:rsidR="00697FB9">
          <w:rPr>
            <w:rFonts w:asciiTheme="majorBidi" w:hAnsiTheme="majorBidi" w:cstheme="majorBidi"/>
          </w:rPr>
          <w:t xml:space="preserve">Furthermore, the solution will showcase the </w:t>
        </w:r>
      </w:ins>
      <w:ins w:id="512" w:author="SULAIMAN ABDULLAH S ABBAS" w:date="2021-10-03T14:55:00Z">
        <w:r w:rsidR="00697FB9">
          <w:rPr>
            <w:rFonts w:asciiTheme="majorBidi" w:hAnsiTheme="majorBidi" w:cstheme="majorBidi"/>
          </w:rPr>
          <w:t>capabilities of engineering students in KAU</w:t>
        </w:r>
      </w:ins>
      <w:ins w:id="513" w:author="SULAIMAN ABDULLAH S ABBAS" w:date="2021-10-03T14:57:00Z">
        <w:r w:rsidR="005505D4">
          <w:rPr>
            <w:rFonts w:asciiTheme="majorBidi" w:hAnsiTheme="majorBidi" w:cstheme="majorBidi"/>
          </w:rPr>
          <w:t>.</w:t>
        </w:r>
      </w:ins>
    </w:p>
    <w:p w14:paraId="55CA9CBD" w14:textId="169349DC" w:rsidR="001E6B8F" w:rsidRPr="004A3D33" w:rsidRDefault="001E6B8F" w:rsidP="00B62FF8">
      <w:pPr>
        <w:pStyle w:val="Heading1"/>
        <w:rPr>
          <w:rFonts w:asciiTheme="majorBidi" w:hAnsiTheme="majorBidi"/>
        </w:rPr>
      </w:pPr>
      <w:bookmarkStart w:id="514" w:name="_Toc84166585"/>
      <w:r w:rsidRPr="004A3D33">
        <w:rPr>
          <w:rFonts w:asciiTheme="majorBidi" w:hAnsiTheme="majorBidi"/>
        </w:rPr>
        <w:t>Background information</w:t>
      </w:r>
      <w:bookmarkEnd w:id="514"/>
    </w:p>
    <w:p w14:paraId="3A8199B3" w14:textId="2F022C0A" w:rsidR="00CC2CD5" w:rsidRPr="004A3D33" w:rsidRDefault="00CC2CD5" w:rsidP="001113FE">
      <w:pPr>
        <w:ind w:firstLine="720"/>
        <w:jc w:val="both"/>
        <w:rPr>
          <w:rFonts w:asciiTheme="majorBidi" w:hAnsiTheme="majorBidi" w:cstheme="majorBidi"/>
        </w:rPr>
      </w:pPr>
      <w:r w:rsidRPr="004A3D33">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4A3D33" w:rsidRDefault="00CC2CD5" w:rsidP="00A661A3">
      <w:pPr>
        <w:ind w:firstLine="720"/>
        <w:rPr>
          <w:rFonts w:asciiTheme="majorBidi" w:hAnsiTheme="majorBidi" w:cstheme="majorBidi"/>
        </w:rPr>
      </w:pPr>
      <w:r w:rsidRPr="004A3D33">
        <w:rPr>
          <w:rFonts w:asciiTheme="majorBidi" w:hAnsiTheme="majorBidi" w:cstheme="majorBidi"/>
        </w:rPr>
        <w:t>After that, we surveyed the campus. And we noticed a few things:</w:t>
      </w:r>
    </w:p>
    <w:p w14:paraId="2214C4F8" w14:textId="77777777" w:rsidR="00CC2CD5" w:rsidRPr="00FC47AD" w:rsidRDefault="00CC2CD5" w:rsidP="00CC2CD5">
      <w:pPr>
        <w:pStyle w:val="ListParagraph"/>
        <w:numPr>
          <w:ilvl w:val="0"/>
          <w:numId w:val="1"/>
        </w:numPr>
        <w:rPr>
          <w:rFonts w:cstheme="majorBidi"/>
          <w:sz w:val="22"/>
          <w:rPrChange w:id="515" w:author="SULAIMAN ABDULLAH S ABBAS" w:date="2021-10-03T15:09:00Z">
            <w:rPr>
              <w:rFonts w:cstheme="majorBidi"/>
            </w:rPr>
          </w:rPrChange>
        </w:rPr>
      </w:pPr>
      <w:r w:rsidRPr="00FC47AD">
        <w:rPr>
          <w:rFonts w:cstheme="majorBidi"/>
          <w:sz w:val="22"/>
          <w:rPrChange w:id="516" w:author="SULAIMAN ABDULLAH S ABBAS" w:date="2021-10-03T15:09:00Z">
            <w:rPr>
              <w:rFonts w:cstheme="majorBidi"/>
            </w:rPr>
          </w:rPrChange>
        </w:rPr>
        <w:t>There are different terrains in the campus: streets, tiles, mud, grass, etc.</w:t>
      </w:r>
    </w:p>
    <w:p w14:paraId="11D5140C" w14:textId="77777777" w:rsidR="00CC2CD5" w:rsidRPr="00FC47AD" w:rsidRDefault="00CC2CD5" w:rsidP="00CC2CD5">
      <w:pPr>
        <w:pStyle w:val="ListParagraph"/>
        <w:numPr>
          <w:ilvl w:val="0"/>
          <w:numId w:val="1"/>
        </w:numPr>
        <w:rPr>
          <w:rFonts w:cstheme="majorBidi"/>
          <w:sz w:val="22"/>
          <w:rPrChange w:id="517" w:author="SULAIMAN ABDULLAH S ABBAS" w:date="2021-10-03T15:09:00Z">
            <w:rPr>
              <w:rFonts w:cstheme="majorBidi"/>
            </w:rPr>
          </w:rPrChange>
        </w:rPr>
      </w:pPr>
      <w:r w:rsidRPr="00FC47AD">
        <w:rPr>
          <w:rFonts w:cstheme="majorBidi"/>
          <w:sz w:val="22"/>
          <w:rPrChange w:id="518" w:author="SULAIMAN ABDULLAH S ABBAS" w:date="2021-10-03T15:09:00Z">
            <w:rPr>
              <w:rFonts w:cstheme="majorBidi"/>
            </w:rPr>
          </w:rPrChange>
        </w:rPr>
        <w:t>Often, there are students in the halls (roads?) between buildings</w:t>
      </w:r>
    </w:p>
    <w:p w14:paraId="366EBB72" w14:textId="77777777" w:rsidR="00CC2CD5" w:rsidRPr="00FC47AD" w:rsidRDefault="00CC2CD5" w:rsidP="00CC2CD5">
      <w:pPr>
        <w:pStyle w:val="ListParagraph"/>
        <w:numPr>
          <w:ilvl w:val="0"/>
          <w:numId w:val="1"/>
        </w:numPr>
        <w:rPr>
          <w:rFonts w:cstheme="majorBidi"/>
          <w:sz w:val="22"/>
          <w:rPrChange w:id="519" w:author="SULAIMAN ABDULLAH S ABBAS" w:date="2021-10-03T15:09:00Z">
            <w:rPr>
              <w:rFonts w:cstheme="majorBidi"/>
            </w:rPr>
          </w:rPrChange>
        </w:rPr>
      </w:pPr>
      <w:r w:rsidRPr="00FC47AD">
        <w:rPr>
          <w:rFonts w:cstheme="majorBidi"/>
          <w:sz w:val="22"/>
          <w:rPrChange w:id="520" w:author="SULAIMAN ABDULLAH S ABBAS" w:date="2021-10-03T15:09:00Z">
            <w:rPr>
              <w:rFonts w:cstheme="majorBidi"/>
            </w:rPr>
          </w:rPrChange>
        </w:rPr>
        <w:t>The buildings are wheel-chair accessible)</w:t>
      </w:r>
    </w:p>
    <w:p w14:paraId="5119C8E6" w14:textId="61B8EFDE" w:rsidR="00CC2CD5" w:rsidRPr="004A3D33" w:rsidDel="00D27B68" w:rsidRDefault="00CC2CD5" w:rsidP="005052E3">
      <w:pPr>
        <w:ind w:firstLine="720"/>
        <w:rPr>
          <w:del w:id="521" w:author="SULAIMAN ABDULLAH S ABBAS" w:date="2021-10-03T14:58:00Z"/>
          <w:rFonts w:asciiTheme="majorBidi" w:hAnsiTheme="majorBidi" w:cstheme="majorBidi"/>
        </w:rPr>
      </w:pPr>
      <w:r w:rsidRPr="004A3D33">
        <w:rPr>
          <w:rFonts w:asciiTheme="majorBidi" w:hAnsiTheme="majorBidi" w:cstheme="majorBidi"/>
        </w:rPr>
        <w:t>As shown in the figure, the distance between the faculty and the deanship of administration is approximately 240 meters</w:t>
      </w:r>
    </w:p>
    <w:p w14:paraId="653CFA24" w14:textId="40333002" w:rsidR="00CC2CD5" w:rsidRPr="004A3D33" w:rsidDel="0077457A" w:rsidRDefault="00D27B68" w:rsidP="0077457A">
      <w:pPr>
        <w:rPr>
          <w:del w:id="522" w:author="SULAIMAN ABDULLAH S ABBAS" w:date="2021-10-03T15:09:00Z"/>
          <w:rFonts w:asciiTheme="majorBidi" w:hAnsiTheme="majorBidi" w:cstheme="majorBidi"/>
        </w:rPr>
        <w:pPrChange w:id="523" w:author="SULAIMAN ABDULLAH S ABBAS" w:date="2021-10-03T15:09:00Z">
          <w:pPr>
            <w:ind w:left="360"/>
          </w:pPr>
        </w:pPrChange>
      </w:pPr>
      <w:r w:rsidRPr="004A3D33">
        <w:rPr>
          <w:rFonts w:asciiTheme="majorBidi" w:hAnsiTheme="majorBidi" w:cstheme="majorBidi"/>
          <w:noProof/>
        </w:rPr>
        <w:drawing>
          <wp:anchor distT="0" distB="0" distL="114300" distR="114300" simplePos="0" relativeHeight="251661312" behindDoc="0" locked="0" layoutInCell="1" allowOverlap="1" wp14:anchorId="5E6F24AD" wp14:editId="7368B26E">
            <wp:simplePos x="0" y="0"/>
            <wp:positionH relativeFrom="margin">
              <wp:posOffset>555625</wp:posOffset>
            </wp:positionH>
            <wp:positionV relativeFrom="paragraph">
              <wp:posOffset>402590</wp:posOffset>
            </wp:positionV>
            <wp:extent cx="4564380" cy="3542665"/>
            <wp:effectExtent l="0" t="0" r="7620" b="635"/>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63"/>
                    <a:stretch/>
                  </pic:blipFill>
                  <pic:spPr bwMode="auto">
                    <a:xfrm>
                      <a:off x="0" y="0"/>
                      <a:ext cx="4564380" cy="3542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556D" w:rsidRPr="004A3D33">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59D77DCA">
                <wp:simplePos x="0" y="0"/>
                <wp:positionH relativeFrom="margin">
                  <wp:posOffset>548640</wp:posOffset>
                </wp:positionH>
                <wp:positionV relativeFrom="paragraph">
                  <wp:posOffset>3685540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3B01A359" w:rsidR="00CC2CD5" w:rsidRPr="00125900" w:rsidRDefault="007430BE" w:rsidP="00CC2CD5">
                            <w:pPr>
                              <w:pStyle w:val="Caption"/>
                              <w:jc w:val="center"/>
                              <w:rPr>
                                <w:noProof/>
                                <w:sz w:val="28"/>
                                <w:szCs w:val="20"/>
                              </w:rPr>
                            </w:pPr>
                            <w:ins w:id="524" w:author="SULAIMAN ABDULLAH S ABBAS" w:date="2021-10-03T14:58:00Z">
                              <w:r>
                                <w:rPr>
                                  <w:sz w:val="20"/>
                                  <w:szCs w:val="20"/>
                                </w:rPr>
                                <w:t>[1]</w:t>
                              </w:r>
                            </w:ins>
                            <w:ins w:id="525" w:author="SULAIMAN ABDULLAH S ABBAS" w:date="2021-10-03T14:59:00Z">
                              <w:r w:rsidR="008500EE">
                                <w:rPr>
                                  <w:sz w:val="20"/>
                                  <w:szCs w:val="20"/>
                                </w:rPr>
                                <w:t xml:space="preserve"> </w:t>
                              </w:r>
                            </w:ins>
                            <w:r w:rsidR="00CC2CD5" w:rsidRPr="00125900">
                              <w:rPr>
                                <w:sz w:val="20"/>
                                <w:szCs w:val="20"/>
                              </w:rPr>
                              <w:t xml:space="preserve">Figure </w:t>
                            </w:r>
                            <w:r w:rsidR="00CC2CD5" w:rsidRPr="00125900">
                              <w:rPr>
                                <w:sz w:val="20"/>
                                <w:szCs w:val="20"/>
                              </w:rPr>
                              <w:fldChar w:fldCharType="begin"/>
                            </w:r>
                            <w:r w:rsidR="00CC2CD5" w:rsidRPr="00125900">
                              <w:rPr>
                                <w:sz w:val="20"/>
                                <w:szCs w:val="20"/>
                              </w:rPr>
                              <w:instrText xml:space="preserve"> SEQ Figure \* ARABIC </w:instrText>
                            </w:r>
                            <w:r w:rsidR="00CC2CD5" w:rsidRPr="00125900">
                              <w:rPr>
                                <w:sz w:val="20"/>
                                <w:szCs w:val="20"/>
                              </w:rPr>
                              <w:fldChar w:fldCharType="separate"/>
                            </w:r>
                            <w:r w:rsidR="00952E31">
                              <w:rPr>
                                <w:noProof/>
                                <w:sz w:val="20"/>
                                <w:szCs w:val="20"/>
                              </w:rPr>
                              <w:t>1</w:t>
                            </w:r>
                            <w:r w:rsidR="00CC2CD5" w:rsidRPr="00125900">
                              <w:rPr>
                                <w:sz w:val="20"/>
                                <w:szCs w:val="20"/>
                              </w:rPr>
                              <w:fldChar w:fldCharType="end"/>
                            </w:r>
                            <w:r w:rsidR="00CC2CD5"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margin-left:43.2pt;margin-top:290.2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" stroked="f">
                <v:textbox style="mso-fit-shape-to-text:t" inset="0,0,0,0">
                  <w:txbxContent>
                    <w:p w14:paraId="477C9096" w14:textId="3B01A359" w:rsidR="00CC2CD5" w:rsidRPr="00125900" w:rsidRDefault="007430BE" w:rsidP="00CC2CD5">
                      <w:pPr>
                        <w:pStyle w:val="Caption"/>
                        <w:jc w:val="center"/>
                        <w:rPr>
                          <w:noProof/>
                          <w:sz w:val="28"/>
                          <w:szCs w:val="20"/>
                        </w:rPr>
                      </w:pPr>
                      <w:ins w:id="526" w:author="SULAIMAN ABDULLAH S ABBAS" w:date="2021-10-03T14:58:00Z">
                        <w:r>
                          <w:rPr>
                            <w:sz w:val="20"/>
                            <w:szCs w:val="20"/>
                          </w:rPr>
                          <w:t>[1]</w:t>
                        </w:r>
                      </w:ins>
                      <w:ins w:id="527" w:author="SULAIMAN ABDULLAH S ABBAS" w:date="2021-10-03T14:59:00Z">
                        <w:r w:rsidR="008500EE">
                          <w:rPr>
                            <w:sz w:val="20"/>
                            <w:szCs w:val="20"/>
                          </w:rPr>
                          <w:t xml:space="preserve"> </w:t>
                        </w:r>
                      </w:ins>
                      <w:r w:rsidR="00CC2CD5" w:rsidRPr="00125900">
                        <w:rPr>
                          <w:sz w:val="20"/>
                          <w:szCs w:val="20"/>
                        </w:rPr>
                        <w:t xml:space="preserve">Figure </w:t>
                      </w:r>
                      <w:r w:rsidR="00CC2CD5" w:rsidRPr="00125900">
                        <w:rPr>
                          <w:sz w:val="20"/>
                          <w:szCs w:val="20"/>
                        </w:rPr>
                        <w:fldChar w:fldCharType="begin"/>
                      </w:r>
                      <w:r w:rsidR="00CC2CD5" w:rsidRPr="00125900">
                        <w:rPr>
                          <w:sz w:val="20"/>
                          <w:szCs w:val="20"/>
                        </w:rPr>
                        <w:instrText xml:space="preserve"> SEQ Figure \* ARABIC </w:instrText>
                      </w:r>
                      <w:r w:rsidR="00CC2CD5" w:rsidRPr="00125900">
                        <w:rPr>
                          <w:sz w:val="20"/>
                          <w:szCs w:val="20"/>
                        </w:rPr>
                        <w:fldChar w:fldCharType="separate"/>
                      </w:r>
                      <w:r w:rsidR="00952E31">
                        <w:rPr>
                          <w:noProof/>
                          <w:sz w:val="20"/>
                          <w:szCs w:val="20"/>
                        </w:rPr>
                        <w:t>1</w:t>
                      </w:r>
                      <w:r w:rsidR="00CC2CD5" w:rsidRPr="00125900">
                        <w:rPr>
                          <w:sz w:val="20"/>
                          <w:szCs w:val="20"/>
                        </w:rPr>
                        <w:fldChar w:fldCharType="end"/>
                      </w:r>
                      <w:r w:rsidR="00CC2CD5" w:rsidRPr="00125900">
                        <w:rPr>
                          <w:sz w:val="20"/>
                          <w:szCs w:val="20"/>
                        </w:rPr>
                        <w:t xml:space="preserve"> - Map of the region near the faculty of engineering</w:t>
                      </w:r>
                    </w:p>
                  </w:txbxContent>
                </v:textbox>
                <w10:wrap type="topAndBottom" anchorx="margin"/>
              </v:shape>
            </w:pict>
          </mc:Fallback>
        </mc:AlternateContent>
      </w:r>
    </w:p>
    <w:p w14:paraId="769B30FA" w14:textId="6ABBC2F5" w:rsidR="002D125B" w:rsidRPr="004A3D33" w:rsidRDefault="002D125B" w:rsidP="0077457A">
      <w:pPr>
        <w:rPr>
          <w:rFonts w:asciiTheme="majorBidi" w:hAnsiTheme="majorBidi" w:cstheme="majorBidi"/>
          <w:b/>
          <w:bCs/>
        </w:rPr>
        <w:pPrChange w:id="528" w:author="SULAIMAN ABDULLAH S ABBAS" w:date="2021-10-03T15:09:00Z">
          <w:pPr/>
        </w:pPrChange>
      </w:pPr>
    </w:p>
    <w:p w14:paraId="312D18C6" w14:textId="77777777" w:rsidR="00F13440" w:rsidRPr="004A3D33" w:rsidRDefault="00F13440" w:rsidP="00B62FF8">
      <w:pPr>
        <w:pStyle w:val="Heading1"/>
        <w:rPr>
          <w:rFonts w:asciiTheme="majorBidi" w:hAnsiTheme="majorBidi"/>
        </w:rPr>
      </w:pPr>
      <w:bookmarkStart w:id="529" w:name="_Toc84166586"/>
      <w:r w:rsidRPr="004A3D33">
        <w:rPr>
          <w:rFonts w:asciiTheme="majorBidi" w:hAnsiTheme="majorBidi"/>
        </w:rPr>
        <w:lastRenderedPageBreak/>
        <w:t>Literature Review</w:t>
      </w:r>
      <w:bookmarkEnd w:id="529"/>
    </w:p>
    <w:p w14:paraId="2A1C335B"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6AFBB35C" w:rsidR="00F13440" w:rsidRPr="004A3D33" w:rsidRDefault="00F13440" w:rsidP="00B62FF8">
      <w:pPr>
        <w:pStyle w:val="Heading2"/>
        <w:jc w:val="left"/>
        <w:rPr>
          <w:sz w:val="24"/>
          <w:szCs w:val="28"/>
        </w:rPr>
      </w:pPr>
      <w:bookmarkStart w:id="530" w:name="_Toc84166587"/>
      <w:r w:rsidRPr="004A3D33">
        <w:rPr>
          <w:sz w:val="24"/>
          <w:szCs w:val="28"/>
        </w:rPr>
        <w:t>Case Study #1: Smart Drone Delivery System [</w:t>
      </w:r>
      <w:ins w:id="531" w:author="SULAIMAN ABDULLAH S ABBAS" w:date="2021-10-03T14:59:00Z">
        <w:r w:rsidR="00D92281">
          <w:rPr>
            <w:sz w:val="24"/>
            <w:szCs w:val="28"/>
          </w:rPr>
          <w:t>2</w:t>
        </w:r>
      </w:ins>
      <w:del w:id="532" w:author="SULAIMAN ABDULLAH S ABBAS" w:date="2021-10-03T14:59:00Z">
        <w:r w:rsidRPr="004A3D33" w:rsidDel="00D92281">
          <w:rPr>
            <w:sz w:val="24"/>
            <w:szCs w:val="28"/>
          </w:rPr>
          <w:delText>1</w:delText>
        </w:r>
      </w:del>
      <w:r w:rsidRPr="004A3D33">
        <w:rPr>
          <w:sz w:val="24"/>
          <w:szCs w:val="28"/>
        </w:rPr>
        <w:t>]</w:t>
      </w:r>
      <w:bookmarkEnd w:id="530"/>
    </w:p>
    <w:p w14:paraId="4E5AFEBF"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coming back to the starting place.”.</w:t>
      </w:r>
    </w:p>
    <w:p w14:paraId="58080F3D"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The QC’s that will be deployed should have a vertical take-off and landing protocol in order to reduce the area required for functionality. Furthermore, this will allow the QC’s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4A3D33" w:rsidRDefault="00F13440" w:rsidP="00F13440">
      <w:pPr>
        <w:keepNext/>
        <w:jc w:val="both"/>
        <w:rPr>
          <w:rFonts w:asciiTheme="majorBidi" w:hAnsiTheme="majorBidi" w:cstheme="majorBidi"/>
        </w:rPr>
      </w:pPr>
      <w:r w:rsidRPr="004A3D33">
        <w:rPr>
          <w:rFonts w:asciiTheme="majorBidi" w:hAnsiTheme="majorBidi" w:cstheme="majorBidi"/>
        </w:rPr>
        <w:lastRenderedPageBreak/>
        <w:tab/>
      </w:r>
      <w:r w:rsidRPr="004A3D33">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836" cy="3635523"/>
                    </a:xfrm>
                    <a:prstGeom prst="rect">
                      <a:avLst/>
                    </a:prstGeom>
                  </pic:spPr>
                </pic:pic>
              </a:graphicData>
            </a:graphic>
          </wp:inline>
        </w:drawing>
      </w:r>
    </w:p>
    <w:p w14:paraId="57F80F7F" w14:textId="4958D240" w:rsidR="00F13440" w:rsidRPr="004A3D33" w:rsidRDefault="00B11304" w:rsidP="00F13440">
      <w:pPr>
        <w:pStyle w:val="Caption"/>
        <w:jc w:val="center"/>
        <w:rPr>
          <w:rFonts w:cstheme="majorBidi"/>
        </w:rPr>
      </w:pPr>
      <w:ins w:id="533" w:author="SULAIMAN ABDULLAH S ABBAS" w:date="2021-10-03T14:59:00Z">
        <w:r>
          <w:rPr>
            <w:rFonts w:cstheme="majorBidi"/>
          </w:rPr>
          <w:t xml:space="preserve">[3] </w:t>
        </w:r>
      </w:ins>
      <w:r w:rsidR="00F13440" w:rsidRPr="004A3D33">
        <w:rPr>
          <w:rFonts w:cstheme="majorBidi"/>
        </w:rPr>
        <w:t xml:space="preserve">Figure </w:t>
      </w:r>
      <w:r w:rsidR="00970789" w:rsidRPr="004A3D33">
        <w:rPr>
          <w:rFonts w:cstheme="majorBidi"/>
        </w:rPr>
        <w:t>2</w:t>
      </w:r>
      <w:r w:rsidR="00F13440" w:rsidRPr="004A3D33">
        <w:rPr>
          <w:rFonts w:cstheme="majorBidi"/>
        </w:rPr>
        <w:t xml:space="preserve"> Showcases the order of operations the QC's follow</w:t>
      </w:r>
    </w:p>
    <w:p w14:paraId="62774FA7" w14:textId="7B23952D" w:rsidR="00F13440" w:rsidRPr="004A3D33" w:rsidRDefault="00F13440" w:rsidP="003B5FEB">
      <w:pPr>
        <w:pStyle w:val="Heading2"/>
        <w:jc w:val="left"/>
        <w:rPr>
          <w:sz w:val="24"/>
          <w:szCs w:val="32"/>
        </w:rPr>
      </w:pPr>
      <w:bookmarkStart w:id="534" w:name="_Toc84166588"/>
      <w:r w:rsidRPr="004A3D33">
        <w:rPr>
          <w:sz w:val="24"/>
          <w:szCs w:val="32"/>
        </w:rPr>
        <w:t>Case Study #2: Prototype design of medical round supporting robot “</w:t>
      </w:r>
      <w:proofErr w:type="spellStart"/>
      <w:r w:rsidRPr="004A3D33">
        <w:rPr>
          <w:sz w:val="24"/>
          <w:szCs w:val="32"/>
        </w:rPr>
        <w:t>Terapio</w:t>
      </w:r>
      <w:proofErr w:type="spellEnd"/>
      <w:r w:rsidRPr="004A3D33">
        <w:rPr>
          <w:sz w:val="24"/>
          <w:szCs w:val="32"/>
        </w:rPr>
        <w:t>” [</w:t>
      </w:r>
      <w:ins w:id="535" w:author="SULAIMAN ABDULLAH S ABBAS" w:date="2021-10-03T14:59:00Z">
        <w:r w:rsidR="0068192D">
          <w:rPr>
            <w:sz w:val="24"/>
            <w:szCs w:val="32"/>
          </w:rPr>
          <w:t>4</w:t>
        </w:r>
      </w:ins>
      <w:del w:id="536" w:author="SULAIMAN ABDULLAH S ABBAS" w:date="2021-10-03T14:59:00Z">
        <w:r w:rsidRPr="004A3D33" w:rsidDel="0068192D">
          <w:rPr>
            <w:sz w:val="24"/>
            <w:szCs w:val="32"/>
          </w:rPr>
          <w:delText>2</w:delText>
        </w:r>
      </w:del>
      <w:r w:rsidRPr="004A3D33">
        <w:rPr>
          <w:sz w:val="24"/>
          <w:szCs w:val="32"/>
        </w:rPr>
        <w:t>]</w:t>
      </w:r>
      <w:bookmarkEnd w:id="534"/>
    </w:p>
    <w:p w14:paraId="1637B5AD"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In this case study, the main focus is a robot that is implemented inside an important ecosystem. </w:t>
      </w:r>
      <w:proofErr w:type="spellStart"/>
      <w:r w:rsidRPr="004A3D33">
        <w:rPr>
          <w:rFonts w:asciiTheme="majorBidi" w:hAnsiTheme="majorBidi" w:cstheme="majorBidi"/>
        </w:rPr>
        <w:t>Terapio</w:t>
      </w:r>
      <w:proofErr w:type="spellEnd"/>
      <w:r w:rsidRPr="004A3D33">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4A3D33">
        <w:rPr>
          <w:rFonts w:asciiTheme="majorBidi" w:hAnsiTheme="majorBidi" w:cstheme="majorBidi"/>
        </w:rPr>
        <w:t>Terapio</w:t>
      </w:r>
      <w:proofErr w:type="spellEnd"/>
    </w:p>
    <w:p w14:paraId="54C8F616" w14:textId="77777777" w:rsidR="00F13440" w:rsidRPr="004A3D33" w:rsidRDefault="00F13440" w:rsidP="00F13440">
      <w:pPr>
        <w:keepNext/>
        <w:ind w:firstLine="720"/>
        <w:jc w:val="both"/>
        <w:rPr>
          <w:rFonts w:asciiTheme="majorBidi" w:hAnsiTheme="majorBidi" w:cstheme="majorBidi"/>
        </w:rPr>
      </w:pPr>
      <w:r w:rsidRPr="004A3D33">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49EDB579" w:rsidR="00F13440" w:rsidRPr="004A3D33" w:rsidRDefault="0068192D" w:rsidP="00F13440">
      <w:pPr>
        <w:pStyle w:val="Caption"/>
        <w:jc w:val="center"/>
        <w:rPr>
          <w:rFonts w:cstheme="majorBidi"/>
          <w:sz w:val="22"/>
          <w:szCs w:val="22"/>
        </w:rPr>
      </w:pPr>
      <w:ins w:id="537" w:author="SULAIMAN ABDULLAH S ABBAS" w:date="2021-10-03T14:59:00Z">
        <w:r>
          <w:rPr>
            <w:rFonts w:cstheme="majorBidi"/>
          </w:rPr>
          <w:t>[</w:t>
        </w:r>
      </w:ins>
      <w:ins w:id="538" w:author="SULAIMAN ABDULLAH S ABBAS" w:date="2021-10-03T15:04:00Z">
        <w:r w:rsidR="00ED2E4B">
          <w:rPr>
            <w:rFonts w:cstheme="majorBidi"/>
          </w:rPr>
          <w:t>5</w:t>
        </w:r>
      </w:ins>
      <w:ins w:id="539" w:author="SULAIMAN ABDULLAH S ABBAS" w:date="2021-10-03T14:59:00Z">
        <w:r>
          <w:rPr>
            <w:rFonts w:cstheme="majorBidi"/>
          </w:rPr>
          <w:t xml:space="preserve">] </w:t>
        </w:r>
      </w:ins>
      <w:r w:rsidR="00F13440" w:rsidRPr="004A3D33">
        <w:rPr>
          <w:rFonts w:cstheme="majorBidi"/>
        </w:rPr>
        <w:t xml:space="preserve">Figure </w:t>
      </w:r>
      <w:r w:rsidR="00970789" w:rsidRPr="004A3D33">
        <w:rPr>
          <w:rFonts w:cstheme="majorBidi"/>
        </w:rPr>
        <w:t>3</w:t>
      </w:r>
      <w:r w:rsidR="00F13440" w:rsidRPr="004A3D33">
        <w:rPr>
          <w:rFonts w:cstheme="majorBidi"/>
        </w:rPr>
        <w:t xml:space="preserve"> showcases </w:t>
      </w:r>
      <w:proofErr w:type="spellStart"/>
      <w:r w:rsidR="00F13440" w:rsidRPr="004A3D33">
        <w:rPr>
          <w:rFonts w:cstheme="majorBidi"/>
        </w:rPr>
        <w:t>Terapio's</w:t>
      </w:r>
      <w:proofErr w:type="spellEnd"/>
      <w:r w:rsidR="00F13440" w:rsidRPr="004A3D33">
        <w:rPr>
          <w:rFonts w:cstheme="majorBidi"/>
        </w:rPr>
        <w:t xml:space="preserve"> modes</w:t>
      </w:r>
    </w:p>
    <w:p w14:paraId="7019C75B" w14:textId="3100DD66" w:rsidR="000436CF" w:rsidRPr="004A3D33" w:rsidRDefault="000436CF" w:rsidP="003B5FEB">
      <w:pPr>
        <w:pStyle w:val="Heading2"/>
        <w:jc w:val="left"/>
        <w:rPr>
          <w:sz w:val="24"/>
          <w:szCs w:val="28"/>
        </w:rPr>
      </w:pPr>
      <w:bookmarkStart w:id="540" w:name="_Toc84166589"/>
      <w:r w:rsidRPr="004A3D33">
        <w:rPr>
          <w:rStyle w:val="Heading2Char"/>
          <w:b/>
          <w:bCs/>
          <w:sz w:val="24"/>
          <w:szCs w:val="28"/>
        </w:rPr>
        <w:t>Case Study#3:</w:t>
      </w:r>
      <w:r w:rsidR="00F45626" w:rsidRPr="004A3D33">
        <w:rPr>
          <w:rStyle w:val="Heading2Char"/>
          <w:sz w:val="24"/>
          <w:szCs w:val="28"/>
        </w:rPr>
        <w:t xml:space="preserve"> </w:t>
      </w:r>
      <w:r w:rsidRPr="004A3D33">
        <w:rPr>
          <w:sz w:val="24"/>
          <w:szCs w:val="28"/>
        </w:rPr>
        <w:t>Design and Development of Autonomous Delivery Robot [</w:t>
      </w:r>
      <w:ins w:id="541" w:author="SULAIMAN ABDULLAH S ABBAS" w:date="2021-10-03T15:04:00Z">
        <w:r w:rsidR="007F481E">
          <w:rPr>
            <w:sz w:val="24"/>
            <w:szCs w:val="28"/>
          </w:rPr>
          <w:t>6</w:t>
        </w:r>
      </w:ins>
      <w:del w:id="542" w:author="SULAIMAN ABDULLAH S ABBAS" w:date="2021-10-03T14:59:00Z">
        <w:r w:rsidR="004F3070" w:rsidRPr="004A3D33" w:rsidDel="00F84C58">
          <w:rPr>
            <w:sz w:val="24"/>
            <w:szCs w:val="28"/>
          </w:rPr>
          <w:delText>3</w:delText>
        </w:r>
      </w:del>
      <w:r w:rsidRPr="004A3D33">
        <w:rPr>
          <w:sz w:val="24"/>
          <w:szCs w:val="28"/>
        </w:rPr>
        <w:t>]</w:t>
      </w:r>
      <w:bookmarkEnd w:id="540"/>
    </w:p>
    <w:p w14:paraId="2801DEAD" w14:textId="77777777" w:rsidR="000436CF" w:rsidRPr="004A3D33" w:rsidRDefault="000436CF" w:rsidP="000436CF">
      <w:pPr>
        <w:jc w:val="both"/>
        <w:rPr>
          <w:rFonts w:asciiTheme="majorBidi" w:hAnsiTheme="majorBidi" w:cstheme="majorBidi"/>
        </w:rPr>
      </w:pPr>
      <w:r w:rsidRPr="004A3D33">
        <w:rPr>
          <w:rFonts w:asciiTheme="majorBidi" w:hAnsiTheme="majorBidi" w:cstheme="majorBidi"/>
        </w:rPr>
        <w:t xml:space="preserve"> </w:t>
      </w:r>
      <w:r w:rsidRPr="004A3D33">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4A3D33">
        <w:rPr>
          <w:rFonts w:asciiTheme="majorBidi" w:hAnsiTheme="majorBidi" w:cstheme="majorBidi"/>
        </w:rPr>
        <w:t>rosserial</w:t>
      </w:r>
      <w:proofErr w:type="spellEnd"/>
      <w:r w:rsidRPr="004A3D33">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Pr="004A3D33" w:rsidRDefault="000436CF" w:rsidP="000436CF">
      <w:pPr>
        <w:ind w:firstLine="720"/>
        <w:jc w:val="both"/>
        <w:rPr>
          <w:rFonts w:asciiTheme="majorBidi" w:hAnsiTheme="majorBidi" w:cstheme="majorBidi"/>
        </w:rPr>
      </w:pPr>
      <w:r w:rsidRPr="004A3D33">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4A3D33">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CECDF00" w:rsidR="002F27C0" w:rsidRPr="00142D10" w:rsidRDefault="002F27C0" w:rsidP="009A44BA">
      <w:pPr>
        <w:pStyle w:val="Heading2"/>
        <w:jc w:val="left"/>
        <w:rPr>
          <w:sz w:val="24"/>
          <w:szCs w:val="28"/>
          <w:rPrChange w:id="543" w:author="SULAIMAN ABDULLAH S ABBAS" w:date="2021-10-03T15:05:00Z">
            <w:rPr/>
          </w:rPrChange>
        </w:rPr>
      </w:pPr>
      <w:bookmarkStart w:id="544" w:name="_Toc84166590"/>
      <w:r w:rsidRPr="00142D10">
        <w:rPr>
          <w:sz w:val="24"/>
          <w:szCs w:val="28"/>
          <w:rPrChange w:id="545" w:author="SULAIMAN ABDULLAH S ABBAS" w:date="2021-10-03T15:05:00Z">
            <w:rPr/>
          </w:rPrChange>
        </w:rPr>
        <w:t>Case Study #4: a Raspberry pi Delivery Robot Controlled by Live Stream Chat</w:t>
      </w:r>
      <w:ins w:id="546" w:author="SULAIMAN ABDULLAH S ABBAS" w:date="2021-10-03T15:05:00Z">
        <w:r w:rsidR="00142D10">
          <w:rPr>
            <w:sz w:val="24"/>
            <w:szCs w:val="28"/>
          </w:rPr>
          <w:t xml:space="preserve"> [7]</w:t>
        </w:r>
      </w:ins>
      <w:bookmarkEnd w:id="544"/>
    </w:p>
    <w:p w14:paraId="2E7A32E7" w14:textId="77777777" w:rsidR="00183972"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rPr>
        <w:t>Droiid</w:t>
      </w:r>
      <w:r w:rsidR="00FE704B" w:rsidRPr="004A3D33">
        <w:rPr>
          <w:rFonts w:asciiTheme="majorBidi" w:hAnsiTheme="majorBidi" w:cstheme="majorBidi"/>
        </w:rPr>
        <w:t xml:space="preserve"> is a delivery robot</w:t>
      </w:r>
      <w:r w:rsidRPr="004A3D33">
        <w:rPr>
          <w:rFonts w:asciiTheme="majorBidi" w:hAnsiTheme="majorBidi" w:cstheme="majorBidi"/>
        </w:rPr>
        <w:t xml:space="preserve"> created by </w:t>
      </w:r>
      <w:r w:rsidRPr="004A3D33">
        <w:rPr>
          <w:rFonts w:asciiTheme="majorBidi" w:hAnsiTheme="majorBidi" w:cstheme="majorBidi"/>
          <w:shd w:val="clear" w:color="auto" w:fill="FFFFFF"/>
        </w:rPr>
        <w:t xml:space="preserve">Even Kouao a youtuber and a software engineer at Vodafone. Droiid is a delivery robot controlled through the commands sent on a live stream chat on twitch. Unlike other robots, Droiid has six wheels instead of four this could make its movement smoother than other four wheels robots. The outer design of the robot is a custom 3D printed design to ensure it is not very heavy. However, the downside is it may not survive under strong circumstances. Droiid is not fully autonomous as it still needs to receive its commands from the live stream chat. The robot has two main features, Speech, and movement in both cases the commands received from the live chat. </w:t>
      </w:r>
    </w:p>
    <w:p w14:paraId="1095FC9F" w14:textId="0DD138BC" w:rsidR="002F27C0"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b/>
          <w:bCs/>
          <w:shd w:val="clear" w:color="auto" w:fill="FFFFFF"/>
        </w:rPr>
        <w:t>Fig.</w:t>
      </w:r>
      <w:r w:rsidR="00952E31" w:rsidRPr="004A3D33">
        <w:rPr>
          <w:rFonts w:asciiTheme="majorBidi" w:hAnsiTheme="majorBidi" w:cstheme="majorBidi"/>
          <w:b/>
          <w:bCs/>
          <w:shd w:val="clear" w:color="auto" w:fill="FFFFFF"/>
        </w:rPr>
        <w:t>4</w:t>
      </w:r>
      <w:r w:rsidRPr="004A3D33">
        <w:rPr>
          <w:rFonts w:asciiTheme="majorBidi" w:hAnsiTheme="majorBidi" w:cstheme="majorBidi"/>
          <w:shd w:val="clear" w:color="auto" w:fill="FFFFFF"/>
        </w:rPr>
        <w:t xml:space="preserve"> shows the flow of the command typed on the live stream chat, which is then received by the Droiid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Droiid server, it forwards it to the Arduino board which then will generate the control signals sent to the driver board for the motors. In case of a speech command, the raspberry pi has a text-to-speech library which convert the text message received form the Droiid server to a speech sent to the output speaker. </w:t>
      </w:r>
    </w:p>
    <w:p w14:paraId="650927B1" w14:textId="5B5560A4" w:rsidR="002F27C0" w:rsidRPr="004A3D33" w:rsidRDefault="00952E31" w:rsidP="002F27C0">
      <w:pPr>
        <w:rPr>
          <w:rFonts w:asciiTheme="majorBidi" w:hAnsiTheme="majorBidi" w:cstheme="majorBidi"/>
          <w:shd w:val="clear" w:color="auto" w:fill="FFFFFF"/>
        </w:rPr>
      </w:pPr>
      <w:r w:rsidRPr="004A3D33">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4C569F3A"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4C569F3A"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v:textbox>
                <w10:wrap type="topAndBottom"/>
              </v:shape>
            </w:pict>
          </mc:Fallback>
        </mc:AlternateContent>
      </w:r>
      <w:r w:rsidR="002F27C0" w:rsidRPr="004A3D33">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Pr="004A3D33" w:rsidRDefault="002F27C0" w:rsidP="000436CF">
      <w:pPr>
        <w:ind w:firstLine="720"/>
        <w:jc w:val="both"/>
        <w:rPr>
          <w:rFonts w:asciiTheme="majorBidi" w:hAnsiTheme="majorBidi" w:cstheme="majorBidi"/>
        </w:rPr>
      </w:pPr>
    </w:p>
    <w:p w14:paraId="6666EB79" w14:textId="15647493" w:rsidR="00654096" w:rsidRPr="004A3D33" w:rsidRDefault="00654096" w:rsidP="000436CF">
      <w:pPr>
        <w:ind w:firstLine="720"/>
        <w:jc w:val="both"/>
        <w:rPr>
          <w:rFonts w:asciiTheme="majorBidi" w:hAnsiTheme="majorBidi" w:cstheme="majorBidi"/>
        </w:rPr>
      </w:pPr>
    </w:p>
    <w:p w14:paraId="7CC22755" w14:textId="3F6BEA2E" w:rsidR="00654096" w:rsidRPr="004A3D33" w:rsidRDefault="00654096" w:rsidP="000436CF">
      <w:pPr>
        <w:ind w:firstLine="720"/>
        <w:jc w:val="both"/>
        <w:rPr>
          <w:rFonts w:asciiTheme="majorBidi" w:hAnsiTheme="majorBidi" w:cstheme="majorBidi"/>
        </w:rPr>
      </w:pPr>
    </w:p>
    <w:p w14:paraId="26A12992" w14:textId="54779F2D" w:rsidR="00131E15" w:rsidRPr="004A3D33" w:rsidRDefault="00654096" w:rsidP="00F56137">
      <w:pPr>
        <w:pStyle w:val="Heading2"/>
        <w:jc w:val="left"/>
        <w:rPr>
          <w:sz w:val="24"/>
          <w:szCs w:val="28"/>
        </w:rPr>
      </w:pPr>
      <w:bookmarkStart w:id="547" w:name="_Toc84166591"/>
      <w:r w:rsidRPr="004A3D33">
        <w:rPr>
          <w:sz w:val="24"/>
          <w:szCs w:val="28"/>
        </w:rPr>
        <w:lastRenderedPageBreak/>
        <w:t>Project Charter</w:t>
      </w:r>
      <w:bookmarkEnd w:id="547"/>
    </w:p>
    <w:tbl>
      <w:tblPr>
        <w:tblW w:w="9715" w:type="dxa"/>
        <w:tblLook w:val="04A0" w:firstRow="1" w:lastRow="0" w:firstColumn="1" w:lastColumn="0" w:noHBand="0" w:noVBand="1"/>
      </w:tblPr>
      <w:tblGrid>
        <w:gridCol w:w="1705"/>
        <w:gridCol w:w="2585"/>
        <w:gridCol w:w="1419"/>
        <w:gridCol w:w="4006"/>
      </w:tblGrid>
      <w:tr w:rsidR="00B62FF8" w:rsidRPr="00B62FF8" w14:paraId="7505425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0B769254" w:rsidR="00B62FF8" w:rsidRPr="000A4D5A" w:rsidRDefault="00B62FF8" w:rsidP="001426D8">
            <w:pPr>
              <w:pStyle w:val="Heading3"/>
              <w:jc w:val="center"/>
              <w:rPr>
                <w:rFonts w:asciiTheme="majorBidi" w:eastAsia="Times New Roman" w:hAnsiTheme="majorBidi"/>
                <w:sz w:val="22"/>
                <w:szCs w:val="22"/>
                <w:rPrChange w:id="548" w:author="SULAIMAN ABDULLAH S ABBAS" w:date="2021-10-03T15:13:00Z">
                  <w:rPr>
                    <w:rFonts w:eastAsia="Times New Roman"/>
                  </w:rPr>
                </w:rPrChange>
              </w:rPr>
              <w:pPrChange w:id="549" w:author="SULAIMAN ABDULLAH S ABBAS" w:date="2021-10-03T15:12:00Z">
                <w:pPr>
                  <w:spacing w:after="0" w:line="240" w:lineRule="auto"/>
                  <w:jc w:val="center"/>
                </w:pPr>
              </w:pPrChange>
            </w:pPr>
            <w:bookmarkStart w:id="550" w:name="_Toc84166592"/>
            <w:r w:rsidRPr="000A4D5A">
              <w:rPr>
                <w:rFonts w:asciiTheme="majorBidi" w:eastAsia="Times New Roman" w:hAnsiTheme="majorBidi"/>
                <w:color w:val="FFFFFF" w:themeColor="background1"/>
                <w:sz w:val="22"/>
                <w:szCs w:val="22"/>
                <w:rPrChange w:id="551" w:author="SULAIMAN ABDULLAH S ABBAS" w:date="2021-10-03T15:13:00Z">
                  <w:rPr>
                    <w:rFonts w:eastAsia="Times New Roman"/>
                  </w:rPr>
                </w:rPrChange>
              </w:rPr>
              <w:t>1.</w:t>
            </w:r>
            <w:r w:rsidR="00852010" w:rsidRPr="000A4D5A">
              <w:rPr>
                <w:rFonts w:asciiTheme="majorBidi" w:eastAsia="Times New Roman" w:hAnsiTheme="majorBidi"/>
                <w:color w:val="FFFFFF" w:themeColor="background1"/>
                <w:sz w:val="22"/>
                <w:szCs w:val="22"/>
                <w:rPrChange w:id="552" w:author="SULAIMAN ABDULLAH S ABBAS" w:date="2021-10-03T15:13:00Z">
                  <w:rPr>
                    <w:rFonts w:eastAsia="Times New Roman"/>
                  </w:rPr>
                </w:rPrChange>
              </w:rPr>
              <w:t xml:space="preserve"> </w:t>
            </w:r>
            <w:r w:rsidRPr="000A4D5A">
              <w:rPr>
                <w:rFonts w:asciiTheme="majorBidi" w:eastAsia="Times New Roman" w:hAnsiTheme="majorBidi"/>
                <w:color w:val="FFFFFF" w:themeColor="background1"/>
                <w:sz w:val="22"/>
                <w:szCs w:val="22"/>
                <w:rPrChange w:id="553" w:author="SULAIMAN ABDULLAH S ABBAS" w:date="2021-10-03T15:13:00Z">
                  <w:rPr>
                    <w:rFonts w:eastAsia="Times New Roman"/>
                  </w:rPr>
                </w:rPrChange>
              </w:rPr>
              <w:t>General Project Information</w:t>
            </w:r>
            <w:bookmarkEnd w:id="550"/>
          </w:p>
        </w:tc>
      </w:tr>
      <w:tr w:rsidR="00B62FF8" w:rsidRPr="00B62FF8" w14:paraId="6B977186"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07FEF793" w:rsidR="00B62FF8" w:rsidRPr="00B62FF8" w:rsidRDefault="00B62FF8" w:rsidP="00B62FF8">
            <w:pPr>
              <w:spacing w:after="0" w:line="240" w:lineRule="auto"/>
              <w:rPr>
                <w:rFonts w:asciiTheme="majorBidi" w:eastAsia="Times New Roman" w:hAnsiTheme="majorBidi" w:cstheme="majorBidi"/>
                <w:b/>
                <w:bCs/>
                <w:color w:val="000000"/>
                <w:sz w:val="20"/>
                <w:szCs w:val="20"/>
                <w:rtl/>
              </w:rPr>
            </w:pPr>
            <w:r w:rsidRPr="00B62FF8">
              <w:rPr>
                <w:rFonts w:asciiTheme="majorBidi" w:eastAsia="Times New Roman" w:hAnsiTheme="majorBidi" w:cstheme="majorBidi"/>
                <w:b/>
                <w:bCs/>
                <w:color w:val="000000"/>
                <w:sz w:val="20"/>
                <w:szCs w:val="20"/>
              </w:rPr>
              <w:t xml:space="preserve">Project </w:t>
            </w:r>
            <w:r w:rsidR="00717F11">
              <w:rPr>
                <w:rFonts w:asciiTheme="majorBidi" w:eastAsia="Times New Roman" w:hAnsiTheme="majorBidi" w:cstheme="majorBidi"/>
                <w:b/>
                <w:bCs/>
                <w:color w:val="000000"/>
                <w:sz w:val="20"/>
                <w:szCs w:val="20"/>
              </w:rPr>
              <w:t>Title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172B86">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BEB197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center"/>
            <w:hideMark/>
          </w:tcPr>
          <w:p w14:paraId="753DBB54"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King Abdulaziz University, Department of Electrical and Computer Engineering</w:t>
            </w:r>
          </w:p>
        </w:tc>
      </w:tr>
      <w:tr w:rsidR="00B62FF8" w:rsidRPr="00B62FF8" w14:paraId="52F8B0DC" w14:textId="77777777" w:rsidTr="00172B86">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666C858"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center"/>
            <w:hideMark/>
          </w:tcPr>
          <w:p w14:paraId="1020BCD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172B86">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9A5C955"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center"/>
            <w:hideMark/>
          </w:tcPr>
          <w:p w14:paraId="58297A7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proofErr w:type="spellStart"/>
            <w:r w:rsidRPr="00B62FF8">
              <w:rPr>
                <w:rFonts w:asciiTheme="majorBidi" w:eastAsia="Times New Roman" w:hAnsiTheme="majorBidi" w:cstheme="majorBidi"/>
                <w:color w:val="000000"/>
                <w:sz w:val="20"/>
                <w:szCs w:val="20"/>
                <w:lang w:val="en-GB"/>
              </w:rPr>
              <w:t>Dr.</w:t>
            </w:r>
            <w:proofErr w:type="spellEnd"/>
            <w:r w:rsidRPr="00B62FF8">
              <w:rPr>
                <w:rFonts w:asciiTheme="majorBidi" w:eastAsia="Times New Roman" w:hAnsiTheme="majorBidi" w:cstheme="majorBidi"/>
                <w:color w:val="000000"/>
                <w:sz w:val="20"/>
                <w:szCs w:val="20"/>
                <w:lang w:val="en-GB"/>
              </w:rPr>
              <w:t xml:space="preserve"> Muhammed Bilal</w:t>
            </w:r>
          </w:p>
        </w:tc>
      </w:tr>
      <w:tr w:rsidR="00653BAD" w:rsidRPr="00653BAD" w14:paraId="21015C77"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0A4D5A" w:rsidRDefault="00653BAD" w:rsidP="000A4D5A">
            <w:pPr>
              <w:pStyle w:val="Heading3"/>
              <w:jc w:val="center"/>
              <w:rPr>
                <w:rFonts w:asciiTheme="majorBidi" w:eastAsia="Times New Roman" w:hAnsiTheme="majorBidi"/>
                <w:sz w:val="22"/>
                <w:szCs w:val="22"/>
                <w:rPrChange w:id="554" w:author="SULAIMAN ABDULLAH S ABBAS" w:date="2021-10-03T15:13:00Z">
                  <w:rPr>
                    <w:rFonts w:eastAsia="Times New Roman"/>
                  </w:rPr>
                </w:rPrChange>
              </w:rPr>
              <w:pPrChange w:id="555" w:author="SULAIMAN ABDULLAH S ABBAS" w:date="2021-10-03T15:13:00Z">
                <w:pPr>
                  <w:spacing w:after="0" w:line="240" w:lineRule="auto"/>
                  <w:jc w:val="center"/>
                </w:pPr>
              </w:pPrChange>
            </w:pPr>
            <w:bookmarkStart w:id="556" w:name="_Toc84166593"/>
            <w:r w:rsidRPr="000A4D5A">
              <w:rPr>
                <w:rFonts w:asciiTheme="majorBidi" w:eastAsia="Times New Roman" w:hAnsiTheme="majorBidi"/>
                <w:color w:val="FFFFFF" w:themeColor="background1"/>
                <w:sz w:val="22"/>
                <w:szCs w:val="22"/>
                <w:rPrChange w:id="557" w:author="SULAIMAN ABDULLAH S ABBAS" w:date="2021-10-03T15:13:00Z">
                  <w:rPr>
                    <w:rFonts w:eastAsia="Times New Roman"/>
                  </w:rPr>
                </w:rPrChange>
              </w:rPr>
              <w:t>2. Project Stakeholders</w:t>
            </w:r>
            <w:bookmarkEnd w:id="556"/>
          </w:p>
        </w:tc>
      </w:tr>
      <w:tr w:rsidR="00653BAD" w:rsidRPr="00653BAD" w14:paraId="23090A5E"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b/>
                <w:bCs/>
                <w:color w:val="000000"/>
                <w:sz w:val="20"/>
                <w:szCs w:val="20"/>
              </w:rPr>
            </w:pPr>
            <w:r w:rsidRPr="003334EE">
              <w:rPr>
                <w:rFonts w:asciiTheme="majorBidi" w:eastAsia="Times New Roman" w:hAnsiTheme="majorBidi" w:cstheme="majorBidi"/>
                <w:b/>
                <w:bCs/>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Contact Details</w:t>
            </w:r>
          </w:p>
        </w:tc>
      </w:tr>
      <w:tr w:rsidR="00653BAD" w:rsidRPr="00653BAD" w14:paraId="37782899"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5D550E">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Muhannad Saeed AlGhamdi</w:t>
            </w:r>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6B98CC61"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3024F2E" w:rsidR="00653BAD" w:rsidRPr="00653BAD" w:rsidRDefault="00CD7546" w:rsidP="00CD7546">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966 504 624 355</w:t>
            </w:r>
          </w:p>
        </w:tc>
      </w:tr>
      <w:tr w:rsidR="00653BAD" w:rsidRPr="00653BAD" w14:paraId="52C4CEC5"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B4AD9C5"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Wael Rabah AlDhaheri</w:t>
            </w:r>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77A3FB8F" w:rsidR="00CD7546" w:rsidRPr="00653BAD" w:rsidRDefault="00CD7546"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966 506 615 899</w:t>
            </w:r>
          </w:p>
        </w:tc>
      </w:tr>
      <w:tr w:rsidR="00AE0693" w:rsidRPr="00AE0693" w14:paraId="7B89258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14419BB0" w:rsidR="00AE0693" w:rsidRPr="000A4D5A" w:rsidRDefault="00D35E47" w:rsidP="000A4D5A">
            <w:pPr>
              <w:pStyle w:val="Heading3"/>
              <w:jc w:val="center"/>
              <w:rPr>
                <w:rFonts w:asciiTheme="majorBidi" w:eastAsia="Times New Roman" w:hAnsiTheme="majorBidi"/>
                <w:rPrChange w:id="558" w:author="SULAIMAN ABDULLAH S ABBAS" w:date="2021-10-03T15:13:00Z">
                  <w:rPr>
                    <w:rFonts w:eastAsia="Times New Roman"/>
                  </w:rPr>
                </w:rPrChange>
              </w:rPr>
              <w:pPrChange w:id="559" w:author="SULAIMAN ABDULLAH S ABBAS" w:date="2021-10-03T15:13:00Z">
                <w:pPr>
                  <w:spacing w:after="0" w:line="240" w:lineRule="auto"/>
                  <w:jc w:val="center"/>
                </w:pPr>
              </w:pPrChange>
            </w:pPr>
            <w:bookmarkStart w:id="560" w:name="_Toc84166594"/>
            <w:r w:rsidRPr="000A4D5A">
              <w:rPr>
                <w:rFonts w:asciiTheme="majorBidi" w:eastAsia="Times New Roman" w:hAnsiTheme="majorBidi"/>
                <w:color w:val="FFFFFF" w:themeColor="background1"/>
                <w:sz w:val="22"/>
                <w:szCs w:val="22"/>
                <w:rPrChange w:id="561" w:author="SULAIMAN ABDULLAH S ABBAS" w:date="2021-10-03T15:13:00Z">
                  <w:rPr>
                    <w:rFonts w:eastAsia="Times New Roman"/>
                  </w:rPr>
                </w:rPrChange>
              </w:rPr>
              <w:t>3.</w:t>
            </w:r>
            <w:r w:rsidR="00852010" w:rsidRPr="000A4D5A">
              <w:rPr>
                <w:rFonts w:asciiTheme="majorBidi" w:eastAsia="Times New Roman" w:hAnsiTheme="majorBidi"/>
                <w:color w:val="FFFFFF" w:themeColor="background1"/>
                <w:sz w:val="22"/>
                <w:szCs w:val="22"/>
                <w:rPrChange w:id="562" w:author="SULAIMAN ABDULLAH S ABBAS" w:date="2021-10-03T15:13:00Z">
                  <w:rPr>
                    <w:rFonts w:eastAsia="Times New Roman"/>
                  </w:rPr>
                </w:rPrChange>
              </w:rPr>
              <w:t xml:space="preserve"> </w:t>
            </w:r>
            <w:r w:rsidR="00AE0693" w:rsidRPr="000A4D5A">
              <w:rPr>
                <w:rFonts w:asciiTheme="majorBidi" w:eastAsia="Times New Roman" w:hAnsiTheme="majorBidi"/>
                <w:color w:val="FFFFFF" w:themeColor="background1"/>
                <w:sz w:val="22"/>
                <w:szCs w:val="22"/>
                <w:rPrChange w:id="563" w:author="SULAIMAN ABDULLAH S ABBAS" w:date="2021-10-03T15:13:00Z">
                  <w:rPr>
                    <w:rFonts w:eastAsia="Times New Roman"/>
                  </w:rPr>
                </w:rPrChange>
              </w:rPr>
              <w:t>Executive Summary</w:t>
            </w:r>
            <w:bookmarkEnd w:id="560"/>
          </w:p>
        </w:tc>
      </w:tr>
      <w:tr w:rsidR="00AE0693" w:rsidRPr="00AE0693" w14:paraId="313351C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442C2101" w:rsidR="00AE0693" w:rsidRPr="00AE0693" w:rsidRDefault="00AE0693" w:rsidP="00D90176">
            <w:pPr>
              <w:spacing w:after="0" w:line="240" w:lineRule="auto"/>
              <w:jc w:val="both"/>
              <w:rPr>
                <w:rFonts w:asciiTheme="majorBidi" w:eastAsia="Times New Roman" w:hAnsiTheme="majorBidi" w:cstheme="majorBidi"/>
                <w:color w:val="000000"/>
                <w:sz w:val="20"/>
                <w:szCs w:val="20"/>
                <w:rtl/>
              </w:rPr>
            </w:pPr>
            <w:r w:rsidRPr="00AE0693">
              <w:rPr>
                <w:rFonts w:asciiTheme="majorBidi" w:eastAsia="Times New Roman" w:hAnsiTheme="majorBidi" w:cstheme="majorBidi"/>
                <w:color w:val="000000"/>
                <w:sz w:val="20"/>
                <w:szCs w:val="20"/>
              </w:rPr>
              <w:t> </w:t>
            </w:r>
            <w:r w:rsidR="00304EE3">
              <w:rPr>
                <w:rFonts w:asciiTheme="majorBidi" w:eastAsia="Times New Roman" w:hAnsiTheme="majorBidi" w:cstheme="majorBidi"/>
                <w:color w:val="000000"/>
                <w:sz w:val="20"/>
                <w:szCs w:val="20"/>
              </w:rPr>
              <w:t>According to our information gathering, it is apparent that there is a need for an on-campus delivery solution. Which would benefit the administrators in efficiently completing their work and stu</w:t>
            </w:r>
            <w:r w:rsidR="001376C7">
              <w:rPr>
                <w:rFonts w:asciiTheme="majorBidi" w:eastAsia="Times New Roman" w:hAnsiTheme="majorBidi" w:cstheme="majorBidi"/>
                <w:color w:val="000000"/>
                <w:sz w:val="20"/>
                <w:szCs w:val="20"/>
              </w:rPr>
              <w:t>dents by reducing time wasted going back and forth between buildings.</w:t>
            </w:r>
          </w:p>
        </w:tc>
      </w:tr>
      <w:tr w:rsidR="00AE0693" w:rsidRPr="00AE0693" w14:paraId="6FEEF431"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5F46398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r w:rsidR="00070E2D">
              <w:rPr>
                <w:rFonts w:asciiTheme="majorBidi" w:eastAsia="Times New Roman" w:hAnsiTheme="majorBidi" w:cstheme="majorBidi"/>
                <w:color w:val="000000"/>
                <w:sz w:val="20"/>
                <w:szCs w:val="20"/>
              </w:rPr>
              <w:t xml:space="preserve">The university campus consists of different terrains: roads, tiles, grass which might be challenging to traverse for a ground robot. In addition to that, there are moving objects (people, </w:t>
            </w:r>
            <w:r w:rsidR="00D5062D">
              <w:rPr>
                <w:rFonts w:asciiTheme="majorBidi" w:eastAsia="Times New Roman" w:hAnsiTheme="majorBidi" w:cstheme="majorBidi"/>
                <w:color w:val="000000"/>
                <w:sz w:val="20"/>
                <w:szCs w:val="20"/>
              </w:rPr>
              <w:t>cars) which</w:t>
            </w:r>
            <w:r w:rsidR="00070E2D">
              <w:rPr>
                <w:rFonts w:asciiTheme="majorBidi" w:eastAsia="Times New Roman" w:hAnsiTheme="majorBidi" w:cstheme="majorBidi"/>
                <w:color w:val="000000"/>
                <w:sz w:val="20"/>
                <w:szCs w:val="20"/>
              </w:rPr>
              <w:t xml:space="preserve"> might </w:t>
            </w:r>
            <w:r w:rsidR="00070E2D" w:rsidRPr="00070E2D">
              <w:rPr>
                <w:rFonts w:asciiTheme="majorBidi" w:eastAsia="Times New Roman" w:hAnsiTheme="majorBidi" w:cstheme="majorBidi"/>
                <w:color w:val="000000"/>
                <w:sz w:val="20"/>
                <w:szCs w:val="20"/>
              </w:rPr>
              <w:t>necessitate</w:t>
            </w:r>
            <w:r w:rsidR="00070E2D">
              <w:rPr>
                <w:rFonts w:asciiTheme="majorBidi" w:eastAsia="Times New Roman" w:hAnsiTheme="majorBidi" w:cstheme="majorBidi"/>
                <w:color w:val="000000"/>
                <w:sz w:val="20"/>
                <w:szCs w:val="20"/>
              </w:rPr>
              <w:t xml:space="preserve"> obstacle avoidance.</w:t>
            </w:r>
          </w:p>
        </w:tc>
      </w:tr>
      <w:tr w:rsidR="00AE0693" w:rsidRPr="00AE0693" w14:paraId="3EB3EAB4"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4A3D33">
              <w:rPr>
                <w:rFonts w:asciiTheme="majorBidi" w:hAnsiTheme="majorBidi" w:cstheme="majorBidi"/>
                <w:color w:val="000000" w:themeColor="text1"/>
                <w:sz w:val="20"/>
                <w:szCs w:val="20"/>
              </w:rPr>
              <w:t>Create a unified and comprehensive delivery network across the KAU campus without human involvement.</w:t>
            </w:r>
          </w:p>
        </w:tc>
      </w:tr>
      <w:tr w:rsidR="00AE0693" w:rsidRPr="00AE0693" w14:paraId="0F553F1A"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4A3D33" w:rsidRDefault="00C37F1A" w:rsidP="00C37F1A">
            <w:pPr>
              <w:rPr>
                <w:rFonts w:asciiTheme="majorBidi" w:hAnsiTheme="majorBidi" w:cstheme="majorBidi"/>
                <w:b/>
                <w:bCs/>
                <w:sz w:val="20"/>
                <w:szCs w:val="20"/>
              </w:rPr>
            </w:pPr>
            <w:r w:rsidRPr="004A3D33">
              <w:rPr>
                <w:rFonts w:asciiTheme="majorBidi" w:hAnsiTheme="majorBidi" w:cstheme="majorBidi"/>
                <w:b/>
                <w:bCs/>
                <w:sz w:val="20"/>
                <w:szCs w:val="20"/>
              </w:rPr>
              <w:t>Lower Level:</w:t>
            </w:r>
          </w:p>
          <w:p w14:paraId="35AFAF9F"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Connect the whole university buildings into a single automated delivery network.</w:t>
            </w:r>
          </w:p>
          <w:p w14:paraId="2FF13E6E"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productivity of employees/students by saving their time.</w:t>
            </w:r>
          </w:p>
          <w:p w14:paraId="54F4C95E" w14:textId="251267E0"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 xml:space="preserve">improve the movement of the economy inside the campus, </w:t>
            </w:r>
            <w:del w:id="564" w:author="SULAIMAN ABDULLAH S ABBAS" w:date="2021-10-03T15:06:00Z">
              <w:r w:rsidRPr="004A3D33" w:rsidDel="00DF3113">
                <w:rPr>
                  <w:rFonts w:cstheme="majorBidi"/>
                  <w:sz w:val="20"/>
                  <w:szCs w:val="20"/>
                </w:rPr>
                <w:delText>by providing the infrastructure for an automated delivery option.</w:delText>
              </w:r>
            </w:del>
            <w:ins w:id="565" w:author="SULAIMAN ABDULLAH S ABBAS" w:date="2021-10-03T15:06:00Z">
              <w:r w:rsidR="00DF3113">
                <w:rPr>
                  <w:rFonts w:cstheme="majorBidi"/>
                  <w:sz w:val="20"/>
                  <w:szCs w:val="20"/>
                </w:rPr>
                <w:t>by reducing usage of fuel and manpower.</w:t>
              </w:r>
            </w:ins>
          </w:p>
          <w:p w14:paraId="064CA4AF" w14:textId="217B2AA1" w:rsidR="00664AB6" w:rsidRPr="004A3D33" w:rsidRDefault="00664AB6" w:rsidP="00664AB6">
            <w:pPr>
              <w:rPr>
                <w:rFonts w:asciiTheme="majorBidi" w:hAnsiTheme="majorBidi" w:cstheme="majorBidi"/>
                <w:b/>
                <w:bCs/>
                <w:sz w:val="20"/>
                <w:szCs w:val="20"/>
              </w:rPr>
            </w:pPr>
            <w:r w:rsidRPr="004A3D33">
              <w:rPr>
                <w:rFonts w:asciiTheme="majorBidi" w:hAnsiTheme="majorBidi" w:cstheme="majorBidi"/>
                <w:b/>
                <w:bCs/>
                <w:sz w:val="20"/>
                <w:szCs w:val="20"/>
              </w:rPr>
              <w:t>Higher Level:</w:t>
            </w:r>
          </w:p>
          <w:p w14:paraId="45566EC4" w14:textId="3F7DFF59" w:rsidR="00664AB6" w:rsidRPr="004A3D33" w:rsidRDefault="00E15745" w:rsidP="00664AB6">
            <w:pPr>
              <w:pStyle w:val="ListParagraph"/>
              <w:numPr>
                <w:ilvl w:val="0"/>
                <w:numId w:val="3"/>
              </w:numPr>
              <w:spacing w:line="259" w:lineRule="auto"/>
              <w:rPr>
                <w:rFonts w:cstheme="majorBidi"/>
                <w:sz w:val="20"/>
                <w:szCs w:val="20"/>
              </w:rPr>
            </w:pPr>
            <w:r w:rsidRPr="004A3D33">
              <w:rPr>
                <w:rFonts w:cstheme="majorBidi"/>
                <w:sz w:val="20"/>
                <w:szCs w:val="20"/>
              </w:rPr>
              <w:t>P</w:t>
            </w:r>
            <w:r w:rsidR="00664AB6" w:rsidRPr="004A3D33">
              <w:rPr>
                <w:rFonts w:cstheme="majorBidi"/>
                <w:sz w:val="20"/>
                <w:szCs w:val="20"/>
              </w:rPr>
              <w:t>ush to</w:t>
            </w:r>
            <w:r w:rsidR="006D0A91" w:rsidRPr="004A3D33">
              <w:rPr>
                <w:rFonts w:cstheme="majorBidi"/>
                <w:sz w:val="20"/>
                <w:szCs w:val="20"/>
              </w:rPr>
              <w:t xml:space="preserve"> increase development in the</w:t>
            </w:r>
            <w:r w:rsidR="00664AB6" w:rsidRPr="004A3D33">
              <w:rPr>
                <w:rFonts w:cstheme="majorBidi"/>
                <w:sz w:val="20"/>
                <w:szCs w:val="20"/>
              </w:rPr>
              <w:t xml:space="preserve"> tech field industry in Saudi Arabia</w:t>
            </w:r>
            <w:r w:rsidR="002914AE" w:rsidRPr="004A3D33">
              <w:rPr>
                <w:rFonts w:cstheme="majorBidi"/>
                <w:sz w:val="20"/>
                <w:szCs w:val="20"/>
              </w:rPr>
              <w:t>.</w:t>
            </w:r>
          </w:p>
          <w:p w14:paraId="1FE440F4" w14:textId="77777777" w:rsidR="00664AB6" w:rsidRPr="004A3D33" w:rsidRDefault="00664AB6" w:rsidP="00664AB6">
            <w:pPr>
              <w:pStyle w:val="ListParagraph"/>
              <w:numPr>
                <w:ilvl w:val="0"/>
                <w:numId w:val="3"/>
              </w:numPr>
              <w:spacing w:line="259" w:lineRule="auto"/>
              <w:rPr>
                <w:rFonts w:cstheme="majorBidi"/>
                <w:sz w:val="20"/>
                <w:szCs w:val="20"/>
              </w:rPr>
            </w:pPr>
            <w:r w:rsidRPr="004A3D33">
              <w:rPr>
                <w:rFonts w:cstheme="majorBidi"/>
                <w:sz w:val="20"/>
                <w:szCs w:val="20"/>
              </w:rPr>
              <w:t>Raise awareness to decrease the carbon emission, by providing an electrical alternative to gasoline-based vehicles.</w:t>
            </w:r>
          </w:p>
          <w:p w14:paraId="4B1FA1E3" w14:textId="45E03847" w:rsidR="00664AB6" w:rsidRPr="004A3D33" w:rsidRDefault="00664AB6" w:rsidP="00E15745">
            <w:pPr>
              <w:pStyle w:val="ListParagraph"/>
              <w:numPr>
                <w:ilvl w:val="0"/>
                <w:numId w:val="3"/>
              </w:numPr>
              <w:spacing w:line="259" w:lineRule="auto"/>
              <w:rPr>
                <w:rFonts w:cstheme="majorBidi"/>
                <w:sz w:val="20"/>
                <w:szCs w:val="20"/>
                <w:rtl/>
              </w:rPr>
            </w:pPr>
            <w:r w:rsidRPr="004A3D33">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r w:rsidR="004F6E84" w:rsidRPr="004F6E84" w14:paraId="782CAD1F"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723A20" w14:textId="4BCA9036" w:rsidR="004F6E84" w:rsidRPr="000A4D5A" w:rsidRDefault="00B46152" w:rsidP="000A4D5A">
            <w:pPr>
              <w:pStyle w:val="Heading3"/>
              <w:jc w:val="center"/>
              <w:rPr>
                <w:rFonts w:asciiTheme="majorBidi" w:eastAsia="Times New Roman" w:hAnsiTheme="majorBidi"/>
                <w:rPrChange w:id="566" w:author="SULAIMAN ABDULLAH S ABBAS" w:date="2021-10-03T15:14:00Z">
                  <w:rPr>
                    <w:rFonts w:eastAsia="Times New Roman"/>
                  </w:rPr>
                </w:rPrChange>
              </w:rPr>
              <w:pPrChange w:id="567" w:author="SULAIMAN ABDULLAH S ABBAS" w:date="2021-10-03T15:14:00Z">
                <w:pPr>
                  <w:spacing w:after="0" w:line="240" w:lineRule="auto"/>
                  <w:jc w:val="center"/>
                </w:pPr>
              </w:pPrChange>
            </w:pPr>
            <w:bookmarkStart w:id="568" w:name="_Toc84166595"/>
            <w:r w:rsidRPr="000A4D5A">
              <w:rPr>
                <w:rFonts w:asciiTheme="majorBidi" w:eastAsia="Times New Roman" w:hAnsiTheme="majorBidi"/>
                <w:color w:val="FFFFFF" w:themeColor="background1"/>
                <w:sz w:val="22"/>
                <w:szCs w:val="22"/>
                <w:rPrChange w:id="569" w:author="SULAIMAN ABDULLAH S ABBAS" w:date="2021-10-03T15:14:00Z">
                  <w:rPr>
                    <w:rFonts w:eastAsia="Times New Roman"/>
                  </w:rPr>
                </w:rPrChange>
              </w:rPr>
              <w:t>4.</w:t>
            </w:r>
            <w:r w:rsidR="00304EE3" w:rsidRPr="000A4D5A">
              <w:rPr>
                <w:rFonts w:asciiTheme="majorBidi" w:eastAsia="Times New Roman" w:hAnsiTheme="majorBidi"/>
                <w:color w:val="FFFFFF" w:themeColor="background1"/>
                <w:sz w:val="22"/>
                <w:szCs w:val="22"/>
                <w:rPrChange w:id="570" w:author="SULAIMAN ABDULLAH S ABBAS" w:date="2021-10-03T15:14:00Z">
                  <w:rPr>
                    <w:rFonts w:eastAsia="Times New Roman"/>
                  </w:rPr>
                </w:rPrChange>
              </w:rPr>
              <w:t xml:space="preserve"> </w:t>
            </w:r>
            <w:r w:rsidR="004F6E84" w:rsidRPr="000A4D5A">
              <w:rPr>
                <w:rFonts w:asciiTheme="majorBidi" w:eastAsia="Times New Roman" w:hAnsiTheme="majorBidi"/>
                <w:color w:val="FFFFFF" w:themeColor="background1"/>
                <w:sz w:val="22"/>
                <w:szCs w:val="22"/>
                <w:rPrChange w:id="571" w:author="SULAIMAN ABDULLAH S ABBAS" w:date="2021-10-03T15:14:00Z">
                  <w:rPr>
                    <w:rFonts w:eastAsia="Times New Roman"/>
                  </w:rPr>
                </w:rPrChange>
              </w:rPr>
              <w:t>Project Purpose</w:t>
            </w:r>
            <w:bookmarkEnd w:id="568"/>
          </w:p>
        </w:tc>
      </w:tr>
      <w:tr w:rsidR="004F6E84" w:rsidRPr="004F6E84" w14:paraId="22538CF2"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4FA73BF" w14:textId="64388C71"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7375F65" w14:textId="4B737D93"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sz w:val="20"/>
                <w:szCs w:val="20"/>
              </w:rPr>
              <w:t> </w:t>
            </w:r>
            <w:r w:rsidRPr="004A3D33">
              <w:rPr>
                <w:rFonts w:asciiTheme="majorBidi" w:eastAsia="Times New Roman" w:hAnsiTheme="majorBidi" w:cstheme="majorBidi"/>
                <w:color w:val="000000"/>
                <w:sz w:val="20"/>
                <w:szCs w:val="20"/>
              </w:rPr>
              <w:t xml:space="preserve">Save time by automating </w:t>
            </w:r>
            <w:r w:rsidR="00000501" w:rsidRPr="004A3D33">
              <w:rPr>
                <w:rFonts w:asciiTheme="majorBidi" w:eastAsia="Times New Roman" w:hAnsiTheme="majorBidi" w:cstheme="majorBidi"/>
                <w:color w:val="000000"/>
                <w:sz w:val="20"/>
                <w:szCs w:val="20"/>
              </w:rPr>
              <w:t>deliveries.</w:t>
            </w:r>
          </w:p>
        </w:tc>
      </w:tr>
      <w:tr w:rsidR="004F6E84" w:rsidRPr="004F6E84" w14:paraId="6571E17B"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7A52DF13" w14:textId="79FF3AC8"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44E0D3" w14:textId="36DAF7C7" w:rsidR="004F6E84" w:rsidRPr="004F6E84" w:rsidRDefault="004F6E84" w:rsidP="004F6E84">
            <w:pPr>
              <w:spacing w:after="0" w:line="240" w:lineRule="auto"/>
              <w:rPr>
                <w:rFonts w:asciiTheme="majorBidi" w:eastAsia="Times New Roman" w:hAnsiTheme="majorBidi" w:cstheme="majorBidi"/>
                <w:color w:val="000000"/>
                <w:sz w:val="20"/>
                <w:szCs w:val="20"/>
              </w:rPr>
            </w:pPr>
            <w:r w:rsidRPr="004F6E84">
              <w:rPr>
                <w:rFonts w:asciiTheme="majorBidi" w:eastAsia="Times New Roman" w:hAnsiTheme="majorBidi" w:cstheme="majorBidi"/>
                <w:color w:val="000000"/>
                <w:sz w:val="20"/>
                <w:szCs w:val="20"/>
              </w:rPr>
              <w:t> </w:t>
            </w:r>
            <w:r w:rsidR="004A3D33" w:rsidRPr="004A3D33">
              <w:rPr>
                <w:rFonts w:asciiTheme="majorBidi" w:eastAsia="Times New Roman" w:hAnsiTheme="majorBidi" w:cstheme="majorBidi"/>
                <w:color w:val="000000"/>
                <w:sz w:val="20"/>
                <w:szCs w:val="20"/>
              </w:rPr>
              <w:t>Decrease air pollution by removing the need to use cars.</w:t>
            </w:r>
          </w:p>
        </w:tc>
      </w:tr>
      <w:tr w:rsidR="004F6E84" w:rsidRPr="004F6E84" w14:paraId="26287E65"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5CE41BED" w14:textId="4F7EF13C"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361030AF" w14:textId="651FC4E9"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rPr>
              <w:t> </w:t>
            </w:r>
            <w:r w:rsidR="0066212C" w:rsidRPr="00E13865">
              <w:rPr>
                <w:rFonts w:asciiTheme="majorBidi" w:eastAsia="Times New Roman" w:hAnsiTheme="majorBidi" w:cstheme="majorBidi"/>
                <w:color w:val="000000"/>
                <w:sz w:val="20"/>
                <w:szCs w:val="20"/>
              </w:rPr>
              <w:t>Encourage automation in Saudi Arabia</w:t>
            </w:r>
          </w:p>
        </w:tc>
      </w:tr>
    </w:tbl>
    <w:p w14:paraId="62DAE2E1" w14:textId="3449C6CE" w:rsidR="00C23079" w:rsidDel="000A4D5A" w:rsidRDefault="00C23079" w:rsidP="00F13440">
      <w:pPr>
        <w:jc w:val="both"/>
        <w:rPr>
          <w:del w:id="572" w:author="SULAIMAN ABDULLAH S ABBAS" w:date="2021-10-03T15:14:00Z"/>
          <w:rFonts w:asciiTheme="majorBidi" w:hAnsiTheme="majorBidi" w:cstheme="majorBidi"/>
          <w:b/>
          <w:bCs/>
          <w:sz w:val="20"/>
          <w:szCs w:val="20"/>
        </w:rPr>
      </w:pPr>
    </w:p>
    <w:p w14:paraId="0D5CA7CD" w14:textId="369E2A95" w:rsidR="003D3E70" w:rsidDel="000A4D5A" w:rsidRDefault="003D3E70" w:rsidP="00F13440">
      <w:pPr>
        <w:jc w:val="both"/>
        <w:rPr>
          <w:del w:id="573" w:author="SULAIMAN ABDULLAH S ABBAS" w:date="2021-10-03T15:14:00Z"/>
          <w:rFonts w:asciiTheme="majorBidi" w:hAnsiTheme="majorBidi" w:cstheme="majorBidi"/>
          <w:b/>
          <w:bCs/>
          <w:sz w:val="20"/>
          <w:szCs w:val="20"/>
        </w:rPr>
      </w:pPr>
    </w:p>
    <w:p w14:paraId="6CD45810" w14:textId="29435806" w:rsidR="003D3E70" w:rsidDel="000A4D5A" w:rsidRDefault="003D3E70" w:rsidP="00F13440">
      <w:pPr>
        <w:jc w:val="both"/>
        <w:rPr>
          <w:del w:id="574" w:author="SULAIMAN ABDULLAH S ABBAS" w:date="2021-10-03T15:14:00Z"/>
          <w:rFonts w:asciiTheme="majorBidi" w:hAnsiTheme="majorBidi" w:cstheme="majorBidi"/>
          <w:b/>
          <w:bCs/>
          <w:sz w:val="20"/>
          <w:szCs w:val="20"/>
        </w:rPr>
      </w:pPr>
    </w:p>
    <w:p w14:paraId="17949B8C" w14:textId="3B201AA2" w:rsidR="003D3E70" w:rsidDel="00454B81" w:rsidRDefault="003D3E70" w:rsidP="00F13440">
      <w:pPr>
        <w:jc w:val="both"/>
        <w:rPr>
          <w:del w:id="575" w:author="SULAIMAN ABDULLAH S ABBAS" w:date="2021-10-03T15:07:00Z"/>
          <w:rFonts w:asciiTheme="majorBidi" w:hAnsiTheme="majorBidi" w:cstheme="majorBidi"/>
          <w:b/>
          <w:bCs/>
          <w:sz w:val="20"/>
          <w:szCs w:val="20"/>
        </w:rPr>
      </w:pPr>
    </w:p>
    <w:p w14:paraId="59AA8B59" w14:textId="77777777" w:rsidR="003D3E70" w:rsidRPr="004A3D33" w:rsidDel="00454B81" w:rsidRDefault="003D3E70" w:rsidP="00F13440">
      <w:pPr>
        <w:jc w:val="both"/>
        <w:rPr>
          <w:del w:id="576" w:author="SULAIMAN ABDULLAH S ABBAS" w:date="2021-10-03T15:07:00Z"/>
          <w:rFonts w:asciiTheme="majorBidi" w:hAnsiTheme="majorBidi" w:cstheme="majorBidi"/>
          <w:b/>
          <w:bCs/>
          <w:sz w:val="20"/>
          <w:szCs w:val="20"/>
        </w:rPr>
      </w:pPr>
    </w:p>
    <w:p w14:paraId="67EC9395" w14:textId="77777777" w:rsidR="00F13440" w:rsidRPr="004A3D33" w:rsidRDefault="00F13440" w:rsidP="00F13440">
      <w:pPr>
        <w:rPr>
          <w:rFonts w:asciiTheme="majorBidi" w:hAnsiTheme="majorBidi" w:cstheme="majorBidi"/>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8350"/>
        <w:tblGridChange w:id="577">
          <w:tblGrid>
            <w:gridCol w:w="1427"/>
            <w:gridCol w:w="8350"/>
          </w:tblGrid>
        </w:tblGridChange>
      </w:tblGrid>
      <w:tr w:rsidR="003D3E70" w:rsidRPr="005D550E" w14:paraId="6828D289" w14:textId="77777777" w:rsidTr="008078F8">
        <w:trPr>
          <w:trHeight w:val="350"/>
        </w:trPr>
        <w:tc>
          <w:tcPr>
            <w:tcW w:w="9777" w:type="dxa"/>
            <w:gridSpan w:val="2"/>
            <w:shd w:val="clear" w:color="000000" w:fill="4472C4"/>
            <w:noWrap/>
            <w:vAlign w:val="center"/>
            <w:hideMark/>
          </w:tcPr>
          <w:p w14:paraId="31B0D6AF" w14:textId="53E4C6B3" w:rsidR="003D3E70" w:rsidRPr="000A4D5A" w:rsidRDefault="003D3E70" w:rsidP="000A4D5A">
            <w:pPr>
              <w:pStyle w:val="Heading3"/>
              <w:jc w:val="center"/>
              <w:rPr>
                <w:rFonts w:asciiTheme="majorBidi" w:eastAsia="Times New Roman" w:hAnsiTheme="majorBidi"/>
                <w:sz w:val="20"/>
                <w:szCs w:val="20"/>
                <w:rPrChange w:id="578" w:author="SULAIMAN ABDULLAH S ABBAS" w:date="2021-10-03T15:14:00Z">
                  <w:rPr>
                    <w:rFonts w:eastAsia="Times New Roman"/>
                    <w:sz w:val="20"/>
                    <w:szCs w:val="20"/>
                  </w:rPr>
                </w:rPrChange>
              </w:rPr>
              <w:pPrChange w:id="579" w:author="SULAIMAN ABDULLAH S ABBAS" w:date="2021-10-03T15:14:00Z">
                <w:pPr>
                  <w:spacing w:after="0" w:line="240" w:lineRule="auto"/>
                  <w:jc w:val="center"/>
                </w:pPr>
              </w:pPrChange>
            </w:pPr>
            <w:bookmarkStart w:id="580" w:name="_Toc84166596"/>
            <w:r w:rsidRPr="000A4D5A">
              <w:rPr>
                <w:rFonts w:asciiTheme="majorBidi" w:eastAsia="Times New Roman" w:hAnsiTheme="majorBidi"/>
                <w:color w:val="FFFFFF" w:themeColor="background1"/>
                <w:sz w:val="22"/>
                <w:szCs w:val="22"/>
                <w:rPrChange w:id="581" w:author="SULAIMAN ABDULLAH S ABBAS" w:date="2021-10-03T15:14:00Z">
                  <w:rPr>
                    <w:rFonts w:eastAsia="Times New Roman"/>
                  </w:rPr>
                </w:rPrChange>
              </w:rPr>
              <w:lastRenderedPageBreak/>
              <w:t>5.</w:t>
            </w:r>
            <w:r w:rsidR="00852010" w:rsidRPr="000A4D5A">
              <w:rPr>
                <w:rFonts w:asciiTheme="majorBidi" w:eastAsia="Times New Roman" w:hAnsiTheme="majorBidi"/>
                <w:color w:val="FFFFFF" w:themeColor="background1"/>
                <w:sz w:val="22"/>
                <w:szCs w:val="22"/>
                <w:rPrChange w:id="582" w:author="SULAIMAN ABDULLAH S ABBAS" w:date="2021-10-03T15:14:00Z">
                  <w:rPr>
                    <w:rFonts w:eastAsia="Times New Roman"/>
                  </w:rPr>
                </w:rPrChange>
              </w:rPr>
              <w:t xml:space="preserve"> </w:t>
            </w:r>
            <w:r w:rsidRPr="000A4D5A">
              <w:rPr>
                <w:rFonts w:asciiTheme="majorBidi" w:eastAsia="Times New Roman" w:hAnsiTheme="majorBidi"/>
                <w:color w:val="FFFFFF" w:themeColor="background1"/>
                <w:sz w:val="22"/>
                <w:szCs w:val="22"/>
                <w:rPrChange w:id="583" w:author="SULAIMAN ABDULLAH S ABBAS" w:date="2021-10-03T15:14:00Z">
                  <w:rPr>
                    <w:rFonts w:eastAsia="Times New Roman"/>
                  </w:rPr>
                </w:rPrChange>
              </w:rPr>
              <w:t>Project Description</w:t>
            </w:r>
            <w:bookmarkEnd w:id="580"/>
          </w:p>
        </w:tc>
      </w:tr>
      <w:tr w:rsidR="003D3E70" w:rsidRPr="005D550E" w14:paraId="06B26F77" w14:textId="77777777" w:rsidTr="008078F8">
        <w:trPr>
          <w:trHeight w:val="1034"/>
        </w:trPr>
        <w:tc>
          <w:tcPr>
            <w:tcW w:w="9777" w:type="dxa"/>
            <w:gridSpan w:val="2"/>
            <w:shd w:val="clear" w:color="auto" w:fill="auto"/>
            <w:noWrap/>
            <w:vAlign w:val="bottom"/>
            <w:hideMark/>
          </w:tcPr>
          <w:p w14:paraId="1A7DCC36" w14:textId="77777777" w:rsidR="00E52502" w:rsidRDefault="003D3E70" w:rsidP="00DC1A2B">
            <w:pPr>
              <w:spacing w:after="0" w:line="240" w:lineRule="auto"/>
              <w:jc w:val="both"/>
              <w:rPr>
                <w:rFonts w:asciiTheme="majorBidi" w:eastAsia="Times New Roman" w:hAnsiTheme="majorBidi" w:cstheme="majorBidi"/>
                <w:color w:val="000000"/>
                <w:sz w:val="20"/>
                <w:szCs w:val="20"/>
              </w:rPr>
            </w:pPr>
            <w:r w:rsidRPr="005D550E">
              <w:rPr>
                <w:rFonts w:ascii="Calibri" w:eastAsia="Times New Roman" w:hAnsi="Calibri" w:cs="Calibri"/>
                <w:color w:val="000000"/>
              </w:rPr>
              <w:t> </w:t>
            </w:r>
            <w:r>
              <w:rPr>
                <w:rFonts w:ascii="Calibri" w:eastAsia="Times New Roman" w:hAnsi="Calibri" w:cs="Calibri"/>
                <w:color w:val="000000"/>
              </w:rPr>
              <w:t xml:space="preserve">           </w:t>
            </w:r>
            <w:r w:rsidRPr="00264B0E">
              <w:rPr>
                <w:rFonts w:asciiTheme="majorBidi" w:eastAsia="Times New Roman" w:hAnsiTheme="majorBidi" w:cstheme="majorBidi"/>
                <w:color w:val="000000"/>
                <w:sz w:val="20"/>
                <w:szCs w:val="20"/>
              </w:rPr>
              <w:t>The project at hand is a needed change in KAU. With the ever-growing need for packages to be delivered, the solution should help solve the issue. First, it must be autonomous and move around objects in order not to crash into them. To reach that, it might need a visualization device or sensors to detect the objects. Second, it needs to carry the packages to the destination. Finally, the packages need to be delivered from a specific point to another.</w:t>
            </w:r>
          </w:p>
          <w:p w14:paraId="188CBAA5" w14:textId="346825C5" w:rsidR="003D3E70" w:rsidRDefault="003D3E70" w:rsidP="00DC1A2B">
            <w:pPr>
              <w:spacing w:after="0" w:line="240" w:lineRule="auto"/>
              <w:jc w:val="both"/>
              <w:rPr>
                <w:rFonts w:asciiTheme="majorBidi" w:eastAsia="Times New Roman" w:hAnsiTheme="majorBidi" w:cstheme="majorBidi"/>
                <w:color w:val="000000"/>
                <w:sz w:val="20"/>
                <w:szCs w:val="20"/>
              </w:rPr>
            </w:pPr>
            <w:r w:rsidRPr="00264B0E">
              <w:rPr>
                <w:rFonts w:asciiTheme="majorBidi" w:eastAsia="Times New Roman" w:hAnsiTheme="majorBidi" w:cstheme="majorBidi"/>
                <w:color w:val="000000"/>
                <w:sz w:val="20"/>
                <w:szCs w:val="20"/>
              </w:rPr>
              <w:t xml:space="preserve"> </w:t>
            </w:r>
          </w:p>
          <w:p w14:paraId="0121BF3E" w14:textId="7080CEDC" w:rsidR="008D0896" w:rsidRPr="005D550E" w:rsidRDefault="008D0896" w:rsidP="00DC1A2B">
            <w:pPr>
              <w:spacing w:after="0" w:line="240" w:lineRule="auto"/>
              <w:jc w:val="both"/>
              <w:rPr>
                <w:rFonts w:asciiTheme="majorBidi" w:eastAsia="Times New Roman" w:hAnsiTheme="majorBidi" w:cstheme="majorBidi"/>
                <w:color w:val="000000"/>
                <w:sz w:val="20"/>
                <w:szCs w:val="20"/>
              </w:rPr>
            </w:pPr>
          </w:p>
        </w:tc>
      </w:tr>
      <w:tr w:rsidR="008D0896" w:rsidRPr="008D0896" w14:paraId="40AF9450"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43"/>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55E367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Musts</w:t>
            </w:r>
          </w:p>
        </w:tc>
        <w:tc>
          <w:tcPr>
            <w:tcW w:w="8350" w:type="dxa"/>
            <w:tcBorders>
              <w:top w:val="single" w:sz="4" w:space="0" w:color="auto"/>
              <w:left w:val="nil"/>
              <w:bottom w:val="single" w:sz="4" w:space="0" w:color="auto"/>
              <w:right w:val="single" w:sz="4" w:space="0" w:color="auto"/>
            </w:tcBorders>
            <w:shd w:val="clear" w:color="auto" w:fill="auto"/>
            <w:noWrap/>
            <w:vAlign w:val="center"/>
            <w:hideMark/>
          </w:tcPr>
          <w:p w14:paraId="165743DF" w14:textId="437D61D0" w:rsidR="009D4546" w:rsidRPr="00D44D20" w:rsidRDefault="009D4546" w:rsidP="009D4546">
            <w:pPr>
              <w:pStyle w:val="ListParagraph"/>
              <w:numPr>
                <w:ilvl w:val="0"/>
                <w:numId w:val="4"/>
              </w:numPr>
              <w:rPr>
                <w:sz w:val="20"/>
                <w:szCs w:val="20"/>
              </w:rPr>
            </w:pPr>
            <w:r w:rsidRPr="00D44D20">
              <w:rPr>
                <w:sz w:val="20"/>
                <w:szCs w:val="20"/>
              </w:rPr>
              <w:t xml:space="preserve">The ability to move </w:t>
            </w:r>
            <w:del w:id="584" w:author="SULAIMAN ABDULLAH S ABBAS" w:date="2021-10-03T15:06:00Z">
              <w:r w:rsidRPr="00D44D20" w:rsidDel="00397D46">
                <w:rPr>
                  <w:sz w:val="20"/>
                  <w:szCs w:val="20"/>
                </w:rPr>
                <w:delText>around the campus autonomously</w:delText>
              </w:r>
            </w:del>
            <w:ins w:id="585" w:author="SULAIMAN ABDULLAH S ABBAS" w:date="2021-10-03T15:06:00Z">
              <w:r w:rsidR="00397D46">
                <w:rPr>
                  <w:sz w:val="20"/>
                  <w:szCs w:val="20"/>
                </w:rPr>
                <w:t xml:space="preserve">within 2Km range of the </w:t>
              </w:r>
            </w:ins>
            <w:ins w:id="586" w:author="SULAIMAN ABDULLAH S ABBAS" w:date="2021-10-03T15:07:00Z">
              <w:r w:rsidR="00397D46">
                <w:rPr>
                  <w:sz w:val="20"/>
                  <w:szCs w:val="20"/>
                </w:rPr>
                <w:t>Engineering building autonomously on paved roads.</w:t>
              </w:r>
            </w:ins>
          </w:p>
          <w:p w14:paraId="2CD38FCA" w14:textId="77777777" w:rsidR="009D4546" w:rsidRPr="00D44D20" w:rsidRDefault="009D4546" w:rsidP="009D4546">
            <w:pPr>
              <w:pStyle w:val="ListParagraph"/>
              <w:numPr>
                <w:ilvl w:val="0"/>
                <w:numId w:val="4"/>
              </w:numPr>
              <w:rPr>
                <w:sz w:val="20"/>
                <w:szCs w:val="20"/>
              </w:rPr>
            </w:pPr>
            <w:r w:rsidRPr="00D44D20">
              <w:rPr>
                <w:sz w:val="20"/>
                <w:szCs w:val="20"/>
              </w:rPr>
              <w:t>Ensures the safety of the packages (re-state)</w:t>
            </w:r>
          </w:p>
          <w:p w14:paraId="4B4000B0" w14:textId="4F381E7F" w:rsidR="009D4546" w:rsidRPr="00D44D20" w:rsidRDefault="009D4546" w:rsidP="009D4546">
            <w:pPr>
              <w:pStyle w:val="ListParagraph"/>
              <w:numPr>
                <w:ilvl w:val="0"/>
                <w:numId w:val="4"/>
              </w:numPr>
              <w:rPr>
                <w:sz w:val="20"/>
                <w:szCs w:val="20"/>
              </w:rPr>
            </w:pPr>
            <w:r w:rsidRPr="00D44D20">
              <w:rPr>
                <w:sz w:val="20"/>
                <w:szCs w:val="20"/>
              </w:rPr>
              <w:t>Includes a storage unit for the shipments.</w:t>
            </w:r>
          </w:p>
          <w:p w14:paraId="716744A3" w14:textId="36EC3644" w:rsidR="009D4546" w:rsidRPr="00D44D20" w:rsidRDefault="009D4546" w:rsidP="009D4546">
            <w:pPr>
              <w:pStyle w:val="ListParagraph"/>
              <w:numPr>
                <w:ilvl w:val="0"/>
                <w:numId w:val="4"/>
              </w:numPr>
              <w:rPr>
                <w:sz w:val="20"/>
                <w:szCs w:val="20"/>
              </w:rPr>
            </w:pPr>
            <w:r w:rsidRPr="00D44D20">
              <w:rPr>
                <w:sz w:val="20"/>
                <w:szCs w:val="20"/>
              </w:rPr>
              <w:t>Tamper proof electronic components</w:t>
            </w:r>
          </w:p>
          <w:p w14:paraId="21C12637" w14:textId="77777777" w:rsidR="009D4546" w:rsidRPr="00D44D20" w:rsidRDefault="009D4546" w:rsidP="009D4546">
            <w:pPr>
              <w:pStyle w:val="ListParagraph"/>
              <w:numPr>
                <w:ilvl w:val="0"/>
                <w:numId w:val="4"/>
              </w:numPr>
              <w:rPr>
                <w:sz w:val="20"/>
                <w:szCs w:val="20"/>
              </w:rPr>
            </w:pPr>
            <w:r w:rsidRPr="00D44D20">
              <w:rPr>
                <w:sz w:val="20"/>
                <w:szCs w:val="20"/>
              </w:rPr>
              <w:t>Made from durable material</w:t>
            </w:r>
          </w:p>
          <w:p w14:paraId="09E3CF58" w14:textId="70A2ED30" w:rsidR="009D4546" w:rsidRPr="00D44D20" w:rsidRDefault="009D4546" w:rsidP="009D4546">
            <w:pPr>
              <w:pStyle w:val="ListParagraph"/>
              <w:numPr>
                <w:ilvl w:val="0"/>
                <w:numId w:val="4"/>
              </w:numPr>
              <w:rPr>
                <w:sz w:val="20"/>
                <w:szCs w:val="20"/>
              </w:rPr>
            </w:pPr>
            <w:r w:rsidRPr="00D44D20">
              <w:rPr>
                <w:sz w:val="20"/>
                <w:szCs w:val="20"/>
              </w:rPr>
              <w:t>Operate within 5km/h</w:t>
            </w:r>
          </w:p>
          <w:p w14:paraId="2A5CAEED" w14:textId="5275FD31" w:rsidR="008D0896" w:rsidRPr="00D44D20" w:rsidRDefault="009D4546" w:rsidP="009D4546">
            <w:pPr>
              <w:pStyle w:val="ListParagraph"/>
              <w:numPr>
                <w:ilvl w:val="0"/>
                <w:numId w:val="4"/>
              </w:numPr>
              <w:rPr>
                <w:sz w:val="20"/>
                <w:szCs w:val="20"/>
              </w:rPr>
            </w:pPr>
            <w:r w:rsidRPr="00D44D20">
              <w:rPr>
                <w:sz w:val="20"/>
                <w:szCs w:val="20"/>
              </w:rPr>
              <w:t>Can carry weight within (80kg).</w:t>
            </w:r>
            <w:r w:rsidR="008D0896" w:rsidRPr="00D44D20">
              <w:rPr>
                <w:rFonts w:eastAsia="Times New Roman" w:cstheme="majorBidi"/>
                <w:color w:val="000000"/>
                <w:sz w:val="20"/>
                <w:szCs w:val="20"/>
              </w:rPr>
              <w:t> </w:t>
            </w:r>
          </w:p>
        </w:tc>
      </w:tr>
      <w:tr w:rsidR="008D0896" w:rsidRPr="008D0896" w14:paraId="047C304E"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AD98F37"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Wants</w:t>
            </w:r>
          </w:p>
        </w:tc>
        <w:tc>
          <w:tcPr>
            <w:tcW w:w="8350" w:type="dxa"/>
            <w:tcBorders>
              <w:top w:val="nil"/>
              <w:left w:val="nil"/>
              <w:bottom w:val="single" w:sz="4" w:space="0" w:color="auto"/>
              <w:right w:val="single" w:sz="4" w:space="0" w:color="auto"/>
            </w:tcBorders>
            <w:shd w:val="clear" w:color="auto" w:fill="auto"/>
            <w:noWrap/>
            <w:vAlign w:val="center"/>
            <w:hideMark/>
          </w:tcPr>
          <w:p w14:paraId="229B6082" w14:textId="16049807" w:rsidR="00FB4B5B" w:rsidRDefault="00FB4B5B" w:rsidP="009D4546">
            <w:pPr>
              <w:pStyle w:val="ListParagraph"/>
              <w:numPr>
                <w:ilvl w:val="0"/>
                <w:numId w:val="7"/>
              </w:numPr>
              <w:spacing w:after="0" w:line="240" w:lineRule="auto"/>
              <w:rPr>
                <w:ins w:id="587" w:author="SULAIMAN ABDULLAH S ABBAS" w:date="2021-10-03T15:07:00Z"/>
                <w:sz w:val="20"/>
                <w:szCs w:val="20"/>
              </w:rPr>
            </w:pPr>
            <w:ins w:id="588" w:author="SULAIMAN ABDULLAH S ABBAS" w:date="2021-10-03T15:07:00Z">
              <w:r>
                <w:rPr>
                  <w:sz w:val="20"/>
                  <w:szCs w:val="20"/>
                </w:rPr>
                <w:t>The ability to move around the whole campus autonomously on paved roads.</w:t>
              </w:r>
            </w:ins>
          </w:p>
          <w:p w14:paraId="7A7F9964" w14:textId="34AB16ED" w:rsidR="009D4546" w:rsidRPr="00D44D20" w:rsidRDefault="009D4546" w:rsidP="009D4546">
            <w:pPr>
              <w:pStyle w:val="ListParagraph"/>
              <w:numPr>
                <w:ilvl w:val="0"/>
                <w:numId w:val="7"/>
              </w:numPr>
              <w:spacing w:after="0" w:line="240" w:lineRule="auto"/>
              <w:rPr>
                <w:sz w:val="20"/>
                <w:szCs w:val="20"/>
              </w:rPr>
            </w:pPr>
            <w:r w:rsidRPr="00D44D20">
              <w:rPr>
                <w:sz w:val="20"/>
                <w:szCs w:val="20"/>
              </w:rPr>
              <w:t>Neat design</w:t>
            </w:r>
          </w:p>
          <w:p w14:paraId="0C2C8984" w14:textId="779903FC" w:rsidR="009D4546" w:rsidRPr="00D44D20" w:rsidDel="00C5072B" w:rsidRDefault="009D4546" w:rsidP="009D4546">
            <w:pPr>
              <w:pStyle w:val="ListParagraph"/>
              <w:numPr>
                <w:ilvl w:val="0"/>
                <w:numId w:val="7"/>
              </w:numPr>
              <w:spacing w:line="259" w:lineRule="auto"/>
              <w:rPr>
                <w:del w:id="589" w:author="SULAIMAN ABDULLAH S ABBAS" w:date="2021-10-03T15:07:00Z"/>
                <w:sz w:val="20"/>
                <w:szCs w:val="20"/>
              </w:rPr>
            </w:pPr>
            <w:del w:id="590" w:author="SULAIMAN ABDULLAH S ABBAS" w:date="2021-10-03T15:07:00Z">
              <w:r w:rsidRPr="00D44D20" w:rsidDel="00C5072B">
                <w:rPr>
                  <w:sz w:val="20"/>
                  <w:szCs w:val="20"/>
                </w:rPr>
                <w:delText>Does not procure harmful gas emissions.</w:delText>
              </w:r>
            </w:del>
          </w:p>
          <w:p w14:paraId="23A44DEB"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carry weight within (120kg).</w:t>
            </w:r>
          </w:p>
          <w:p w14:paraId="714DF65A"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charge using charging stations.</w:t>
            </w:r>
          </w:p>
          <w:p w14:paraId="7757F5C3" w14:textId="3D6BD3DA" w:rsidR="008D0896" w:rsidRPr="00D44D20" w:rsidRDefault="009D4546" w:rsidP="009D4546">
            <w:pPr>
              <w:pStyle w:val="ListParagraph"/>
              <w:numPr>
                <w:ilvl w:val="0"/>
                <w:numId w:val="7"/>
              </w:numPr>
              <w:rPr>
                <w:sz w:val="20"/>
                <w:szCs w:val="20"/>
              </w:rPr>
            </w:pPr>
            <w:r w:rsidRPr="00D44D20">
              <w:rPr>
                <w:sz w:val="20"/>
                <w:szCs w:val="20"/>
              </w:rPr>
              <w:t>Costs less than 2500 SAR</w:t>
            </w:r>
            <w:r w:rsidR="008D0896" w:rsidRPr="00D44D20">
              <w:rPr>
                <w:rFonts w:eastAsia="Times New Roman" w:cstheme="majorBidi"/>
                <w:color w:val="000000"/>
                <w:sz w:val="20"/>
                <w:szCs w:val="20"/>
              </w:rPr>
              <w:t> </w:t>
            </w:r>
          </w:p>
        </w:tc>
      </w:tr>
      <w:tr w:rsidR="008D0896" w:rsidRPr="008D0896" w14:paraId="1689A559"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23"/>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B55DA8F"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Assumptions</w:t>
            </w:r>
          </w:p>
        </w:tc>
        <w:tc>
          <w:tcPr>
            <w:tcW w:w="8350" w:type="dxa"/>
            <w:tcBorders>
              <w:top w:val="nil"/>
              <w:left w:val="nil"/>
              <w:bottom w:val="single" w:sz="4" w:space="0" w:color="auto"/>
              <w:right w:val="single" w:sz="4" w:space="0" w:color="auto"/>
            </w:tcBorders>
            <w:shd w:val="clear" w:color="auto" w:fill="auto"/>
            <w:noWrap/>
            <w:vAlign w:val="center"/>
            <w:hideMark/>
          </w:tcPr>
          <w:p w14:paraId="36214C63" w14:textId="77777777" w:rsidR="00E52502" w:rsidRPr="00D44D20" w:rsidRDefault="00E52502" w:rsidP="00E52502">
            <w:pPr>
              <w:pStyle w:val="ListParagraph"/>
              <w:numPr>
                <w:ilvl w:val="0"/>
                <w:numId w:val="9"/>
              </w:numPr>
              <w:rPr>
                <w:sz w:val="20"/>
                <w:szCs w:val="20"/>
              </w:rPr>
            </w:pPr>
            <w:r w:rsidRPr="00D44D20">
              <w:rPr>
                <w:sz w:val="20"/>
                <w:szCs w:val="20"/>
              </w:rPr>
              <w:t>the university network covers the whole campus or at least a 4G connection is available.</w:t>
            </w:r>
          </w:p>
          <w:p w14:paraId="367C3853" w14:textId="77777777" w:rsidR="00E52502" w:rsidRPr="00D44D20" w:rsidRDefault="00E52502" w:rsidP="00E52502">
            <w:pPr>
              <w:pStyle w:val="ListParagraph"/>
              <w:numPr>
                <w:ilvl w:val="0"/>
                <w:numId w:val="9"/>
              </w:numPr>
              <w:rPr>
                <w:sz w:val="20"/>
                <w:szCs w:val="20"/>
              </w:rPr>
            </w:pPr>
            <w:r w:rsidRPr="00D44D20">
              <w:rPr>
                <w:sz w:val="20"/>
                <w:szCs w:val="20"/>
              </w:rPr>
              <w:t>no lock-down or any action that can limit our visits to the targeted campus.</w:t>
            </w:r>
          </w:p>
          <w:p w14:paraId="56899122" w14:textId="77777777" w:rsidR="00E52502" w:rsidRPr="00D44D20" w:rsidRDefault="00E52502" w:rsidP="00E52502">
            <w:pPr>
              <w:pStyle w:val="ListParagraph"/>
              <w:numPr>
                <w:ilvl w:val="0"/>
                <w:numId w:val="9"/>
              </w:numPr>
              <w:rPr>
                <w:sz w:val="20"/>
                <w:szCs w:val="20"/>
              </w:rPr>
            </w:pPr>
            <w:r w:rsidRPr="00D44D20">
              <w:rPr>
                <w:sz w:val="20"/>
                <w:szCs w:val="20"/>
              </w:rPr>
              <w:t>no temporary or constructional change on the campus map.</w:t>
            </w:r>
          </w:p>
          <w:p w14:paraId="17AE5899" w14:textId="0286D5E8" w:rsidR="008D0896" w:rsidRPr="00D44D20" w:rsidRDefault="00E52502" w:rsidP="00E52502">
            <w:pPr>
              <w:pStyle w:val="ListParagraph"/>
              <w:numPr>
                <w:ilvl w:val="0"/>
                <w:numId w:val="9"/>
              </w:numPr>
              <w:rPr>
                <w:sz w:val="20"/>
                <w:szCs w:val="20"/>
              </w:rPr>
            </w:pPr>
            <w:r w:rsidRPr="00D44D20">
              <w:rPr>
                <w:sz w:val="20"/>
                <w:szCs w:val="20"/>
              </w:rPr>
              <w:t>It is allowed to operate prototypes within the campus roads &amp; facilities.</w:t>
            </w:r>
          </w:p>
        </w:tc>
      </w:tr>
      <w:tr w:rsidR="008D0896" w:rsidRPr="008D0896" w14:paraId="3EB15226"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99910E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Constraints</w:t>
            </w:r>
          </w:p>
        </w:tc>
        <w:tc>
          <w:tcPr>
            <w:tcW w:w="8350" w:type="dxa"/>
            <w:tcBorders>
              <w:top w:val="nil"/>
              <w:left w:val="nil"/>
              <w:bottom w:val="single" w:sz="4" w:space="0" w:color="auto"/>
              <w:right w:val="single" w:sz="4" w:space="0" w:color="auto"/>
            </w:tcBorders>
            <w:shd w:val="clear" w:color="auto" w:fill="auto"/>
            <w:noWrap/>
            <w:vAlign w:val="center"/>
            <w:hideMark/>
          </w:tcPr>
          <w:p w14:paraId="431797D9" w14:textId="77777777" w:rsidR="00E52502" w:rsidRPr="00D44D20" w:rsidRDefault="008D0896" w:rsidP="00E52502">
            <w:pPr>
              <w:pStyle w:val="ListParagraph"/>
              <w:numPr>
                <w:ilvl w:val="0"/>
                <w:numId w:val="11"/>
              </w:numPr>
              <w:rPr>
                <w:sz w:val="20"/>
                <w:szCs w:val="20"/>
              </w:rPr>
            </w:pPr>
            <w:r w:rsidRPr="008D0896">
              <w:rPr>
                <w:rFonts w:eastAsia="Times New Roman" w:cstheme="majorBidi"/>
                <w:color w:val="000000"/>
                <w:sz w:val="20"/>
                <w:szCs w:val="20"/>
              </w:rPr>
              <w:t> </w:t>
            </w:r>
            <w:r w:rsidR="00E52502" w:rsidRPr="00D44D20">
              <w:rPr>
                <w:sz w:val="20"/>
                <w:szCs w:val="20"/>
              </w:rPr>
              <w:t>The cost of the project must not exceed 5000 SAR</w:t>
            </w:r>
          </w:p>
          <w:p w14:paraId="7B29321A" w14:textId="77777777" w:rsidR="00E52502" w:rsidRPr="00D44D20" w:rsidRDefault="00E52502" w:rsidP="00E52502">
            <w:pPr>
              <w:pStyle w:val="ListParagraph"/>
              <w:numPr>
                <w:ilvl w:val="0"/>
                <w:numId w:val="11"/>
              </w:numPr>
              <w:rPr>
                <w:sz w:val="20"/>
                <w:szCs w:val="20"/>
              </w:rPr>
            </w:pPr>
            <w:r w:rsidRPr="00D44D20">
              <w:rPr>
                <w:sz w:val="20"/>
                <w:szCs w:val="20"/>
              </w:rPr>
              <w:t xml:space="preserve">Project must be completed before the end of Term-2 </w:t>
            </w:r>
          </w:p>
          <w:p w14:paraId="7673FA37"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Causes no harm to the surroundings.</w:t>
            </w:r>
          </w:p>
          <w:p w14:paraId="5A530A0A"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battery life lasts for at least one complete trip.</w:t>
            </w:r>
          </w:p>
          <w:p w14:paraId="3EB4F76D"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Guarantees the privacy of the packages</w:t>
            </w:r>
          </w:p>
          <w:p w14:paraId="402AA2B8" w14:textId="3F84E99D" w:rsidR="008D0896" w:rsidRPr="008D0896" w:rsidRDefault="008D0896" w:rsidP="008D0896">
            <w:pPr>
              <w:spacing w:after="0" w:line="240" w:lineRule="auto"/>
              <w:jc w:val="center"/>
              <w:rPr>
                <w:rFonts w:asciiTheme="majorBidi" w:eastAsia="Times New Roman" w:hAnsiTheme="majorBidi" w:cstheme="majorBidi"/>
                <w:color w:val="000000"/>
                <w:sz w:val="20"/>
                <w:szCs w:val="20"/>
              </w:rPr>
            </w:pPr>
          </w:p>
        </w:tc>
      </w:tr>
      <w:tr w:rsidR="008078F8" w:rsidRPr="008078F8" w14:paraId="03A82D08" w14:textId="77777777" w:rsidTr="008A2A68">
        <w:tblPrEx>
          <w:tblW w:w="9777" w:type="dxa"/>
          <w:tblPrExChange w:id="591" w:author="SULAIMAN ABDULLAH S ABBAS" w:date="2021-10-03T15:14:00Z">
            <w:tblPrEx>
              <w:tblW w:w="9777" w:type="dxa"/>
            </w:tblPrEx>
          </w:tblPrExChange>
        </w:tblPrEx>
        <w:trPr>
          <w:trHeight w:val="2123"/>
          <w:trPrChange w:id="592" w:author="SULAIMAN ABDULLAH S ABBAS" w:date="2021-10-03T15:14:00Z">
            <w:trPr>
              <w:trHeight w:val="300"/>
            </w:trPr>
          </w:trPrChange>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Change w:id="593" w:author="SULAIMAN ABDULLAH S ABBAS" w:date="2021-10-03T15:14:00Z">
              <w:tcPr>
                <w:tcW w:w="1427" w:type="dxa"/>
                <w:tcBorders>
                  <w:top w:val="nil"/>
                  <w:left w:val="single" w:sz="4" w:space="0" w:color="auto"/>
                  <w:bottom w:val="single" w:sz="4" w:space="0" w:color="auto"/>
                  <w:right w:val="single" w:sz="4" w:space="0" w:color="auto"/>
                </w:tcBorders>
                <w:shd w:val="clear" w:color="000000" w:fill="DBDBDB"/>
                <w:noWrap/>
                <w:vAlign w:val="center"/>
                <w:hideMark/>
              </w:tcPr>
            </w:tcPrChange>
          </w:tcPr>
          <w:p w14:paraId="3A2DBCDD" w14:textId="77777777" w:rsidR="008078F8" w:rsidRPr="008078F8" w:rsidRDefault="008078F8" w:rsidP="008078F8">
            <w:pPr>
              <w:spacing w:after="0" w:line="240" w:lineRule="auto"/>
              <w:jc w:val="center"/>
              <w:rPr>
                <w:rFonts w:asciiTheme="majorBidi" w:eastAsia="Times New Roman" w:hAnsiTheme="majorBidi" w:cstheme="majorBidi"/>
                <w:b/>
                <w:bCs/>
                <w:color w:val="000000"/>
              </w:rPr>
            </w:pPr>
            <w:r w:rsidRPr="008078F8">
              <w:rPr>
                <w:rFonts w:asciiTheme="majorBidi" w:eastAsia="Times New Roman" w:hAnsiTheme="majorBidi" w:cstheme="majorBidi"/>
                <w:b/>
                <w:bCs/>
                <w:color w:val="000000"/>
              </w:rPr>
              <w:t>Scope</w:t>
            </w:r>
          </w:p>
        </w:tc>
        <w:tc>
          <w:tcPr>
            <w:tcW w:w="8350" w:type="dxa"/>
            <w:tcBorders>
              <w:top w:val="nil"/>
              <w:left w:val="nil"/>
              <w:bottom w:val="single" w:sz="4" w:space="0" w:color="auto"/>
              <w:right w:val="single" w:sz="4" w:space="0" w:color="auto"/>
            </w:tcBorders>
            <w:shd w:val="clear" w:color="auto" w:fill="auto"/>
            <w:noWrap/>
            <w:vAlign w:val="center"/>
            <w:hideMark/>
            <w:tcPrChange w:id="594" w:author="SULAIMAN ABDULLAH S ABBAS" w:date="2021-10-03T15:14:00Z">
              <w:tcPr>
                <w:tcW w:w="8350" w:type="dxa"/>
                <w:tcBorders>
                  <w:top w:val="nil"/>
                  <w:left w:val="nil"/>
                  <w:bottom w:val="single" w:sz="4" w:space="0" w:color="auto"/>
                  <w:right w:val="single" w:sz="4" w:space="0" w:color="auto"/>
                </w:tcBorders>
                <w:shd w:val="clear" w:color="auto" w:fill="auto"/>
                <w:noWrap/>
                <w:vAlign w:val="center"/>
                <w:hideMark/>
              </w:tcPr>
            </w:tcPrChange>
          </w:tcPr>
          <w:p w14:paraId="1D787096" w14:textId="77777777" w:rsidR="008078F8" w:rsidRPr="00D44D20" w:rsidRDefault="008078F8" w:rsidP="008078F8">
            <w:pPr>
              <w:rPr>
                <w:rFonts w:asciiTheme="majorBidi" w:hAnsiTheme="majorBidi" w:cstheme="majorBidi"/>
                <w:sz w:val="20"/>
                <w:szCs w:val="20"/>
              </w:rPr>
            </w:pPr>
            <w:r w:rsidRPr="008078F8">
              <w:rPr>
                <w:rFonts w:asciiTheme="majorBidi" w:eastAsia="Times New Roman" w:hAnsiTheme="majorBidi" w:cstheme="majorBidi"/>
                <w:color w:val="000000"/>
                <w:sz w:val="20"/>
                <w:szCs w:val="20"/>
              </w:rPr>
              <w:t> </w:t>
            </w:r>
            <w:r w:rsidRPr="00D44D20">
              <w:rPr>
                <w:rFonts w:asciiTheme="majorBidi" w:hAnsiTheme="majorBidi" w:cstheme="majorBidi"/>
                <w:sz w:val="20"/>
                <w:szCs w:val="20"/>
              </w:rPr>
              <w:t>For this project, the following must be clear for all parties:</w:t>
            </w:r>
          </w:p>
          <w:p w14:paraId="3083E8C2"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design is targeted to be specific for the KAU Campus.</w:t>
            </w:r>
          </w:p>
          <w:p w14:paraId="4F853224"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information gathering will be done with the guidance of the advisor and includes all the team members.</w:t>
            </w:r>
          </w:p>
          <w:p w14:paraId="43E17CD9"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Team members will provide all the required resources needed to implement the solution.</w:t>
            </w:r>
          </w:p>
          <w:p w14:paraId="063B0545" w14:textId="1B5DA68C" w:rsidR="009B1146" w:rsidRPr="00EB38B7" w:rsidRDefault="008078F8" w:rsidP="00EB38B7">
            <w:pPr>
              <w:pStyle w:val="ListParagraph"/>
              <w:numPr>
                <w:ilvl w:val="0"/>
                <w:numId w:val="12"/>
              </w:numPr>
              <w:spacing w:line="259" w:lineRule="auto"/>
              <w:ind w:left="990"/>
              <w:rPr>
                <w:rFonts w:cstheme="majorBidi"/>
                <w:sz w:val="20"/>
                <w:szCs w:val="20"/>
              </w:rPr>
            </w:pPr>
            <w:r w:rsidRPr="00D44D20">
              <w:rPr>
                <w:rFonts w:cstheme="majorBidi"/>
                <w:sz w:val="20"/>
                <w:szCs w:val="20"/>
              </w:rPr>
              <w:t>Team members are responsible of any financial obligations</w:t>
            </w:r>
            <w:r w:rsidRPr="00D44D20">
              <w:rPr>
                <w:rFonts w:cstheme="majorBidi"/>
                <w:sz w:val="20"/>
                <w:szCs w:val="20"/>
                <w:rtl/>
              </w:rPr>
              <w:t xml:space="preserve"> </w:t>
            </w:r>
            <w:r w:rsidRPr="00D44D20">
              <w:rPr>
                <w:rFonts w:cstheme="majorBidi"/>
                <w:sz w:val="20"/>
                <w:szCs w:val="20"/>
              </w:rPr>
              <w:t>that could be a result of purchasing a required component or subscribing to a license</w:t>
            </w:r>
            <w:r w:rsidRPr="00D44D20">
              <w:rPr>
                <w:rFonts w:cstheme="majorBidi"/>
                <w:sz w:val="20"/>
                <w:szCs w:val="20"/>
                <w:rtl/>
              </w:rPr>
              <w:t>.</w:t>
            </w:r>
          </w:p>
          <w:p w14:paraId="07B3469A" w14:textId="7FC4734C" w:rsidR="008078F8" w:rsidRPr="008078F8" w:rsidRDefault="008078F8" w:rsidP="008078F8">
            <w:pPr>
              <w:pStyle w:val="ListParagraph"/>
              <w:ind w:hanging="360"/>
              <w:rPr>
                <w:rFonts w:eastAsia="Times New Roman" w:cstheme="majorBidi"/>
                <w:color w:val="000000"/>
                <w:sz w:val="20"/>
                <w:szCs w:val="20"/>
              </w:rPr>
            </w:pPr>
          </w:p>
        </w:tc>
      </w:tr>
    </w:tbl>
    <w:p w14:paraId="79E6A693" w14:textId="2906E109" w:rsidR="00F13440" w:rsidRDefault="00F13440" w:rsidP="00F13440">
      <w:pPr>
        <w:rPr>
          <w:rFonts w:asciiTheme="majorBidi" w:hAnsiTheme="majorBidi" w:cstheme="majorBidi"/>
        </w:rPr>
      </w:pPr>
    </w:p>
    <w:p w14:paraId="07F3E938" w14:textId="3346BFBE" w:rsidR="00EB38B7" w:rsidRDefault="00EB38B7" w:rsidP="00F13440">
      <w:pPr>
        <w:rPr>
          <w:rFonts w:asciiTheme="majorBidi" w:hAnsiTheme="majorBidi" w:cstheme="majorBidi"/>
        </w:rPr>
      </w:pPr>
    </w:p>
    <w:p w14:paraId="3C36B0EB" w14:textId="192DF97F" w:rsidR="00EB38B7" w:rsidRDefault="00EB38B7" w:rsidP="00F13440">
      <w:pPr>
        <w:rPr>
          <w:rFonts w:asciiTheme="majorBidi" w:hAnsiTheme="majorBidi" w:cstheme="majorBidi"/>
        </w:rPr>
      </w:pPr>
    </w:p>
    <w:p w14:paraId="13C9339D" w14:textId="28CDC389" w:rsidR="00EB38B7" w:rsidRDefault="00EB38B7" w:rsidP="00F13440">
      <w:pPr>
        <w:rPr>
          <w:rFonts w:asciiTheme="majorBidi" w:hAnsiTheme="majorBidi" w:cstheme="majorBidi"/>
        </w:rPr>
      </w:pPr>
    </w:p>
    <w:p w14:paraId="78D32CC4" w14:textId="58695EC7" w:rsidR="00EB38B7" w:rsidRDefault="00EB38B7" w:rsidP="00F13440">
      <w:pPr>
        <w:rPr>
          <w:rFonts w:asciiTheme="majorBidi" w:hAnsiTheme="majorBidi" w:cstheme="majorBidi"/>
        </w:rPr>
      </w:pPr>
    </w:p>
    <w:p w14:paraId="5D65D0A2" w14:textId="2601B69D" w:rsidR="00EB38B7" w:rsidDel="00EA5C8A" w:rsidRDefault="00EB38B7" w:rsidP="00F13440">
      <w:pPr>
        <w:rPr>
          <w:del w:id="595" w:author="SULAIMAN ABDULLAH S ABBAS" w:date="2021-10-03T15:14:00Z"/>
          <w:rFonts w:asciiTheme="majorBidi" w:hAnsiTheme="majorBidi" w:cstheme="majorBidi"/>
        </w:rPr>
      </w:pPr>
    </w:p>
    <w:p w14:paraId="13D8CEFF" w14:textId="7F89C55B" w:rsidR="00E44A17" w:rsidRDefault="00E44A17" w:rsidP="00F13440">
      <w:pPr>
        <w:rPr>
          <w:rFonts w:asciiTheme="majorBidi" w:hAnsiTheme="majorBidi" w:cstheme="majorBidi"/>
        </w:rPr>
      </w:pPr>
    </w:p>
    <w:tbl>
      <w:tblPr>
        <w:tblW w:w="9990" w:type="dxa"/>
        <w:tblLook w:val="04A0" w:firstRow="1" w:lastRow="0" w:firstColumn="1" w:lastColumn="0" w:noHBand="0" w:noVBand="1"/>
      </w:tblPr>
      <w:tblGrid>
        <w:gridCol w:w="1427"/>
        <w:gridCol w:w="1518"/>
        <w:gridCol w:w="223"/>
        <w:gridCol w:w="1344"/>
        <w:gridCol w:w="776"/>
        <w:gridCol w:w="1980"/>
        <w:gridCol w:w="2722"/>
        <w:tblGridChange w:id="596">
          <w:tblGrid>
            <w:gridCol w:w="1427"/>
            <w:gridCol w:w="1518"/>
            <w:gridCol w:w="223"/>
            <w:gridCol w:w="1344"/>
            <w:gridCol w:w="776"/>
            <w:gridCol w:w="1980"/>
            <w:gridCol w:w="2722"/>
          </w:tblGrid>
        </w:tblGridChange>
      </w:tblGrid>
      <w:tr w:rsidR="00E44A17" w:rsidRPr="00E44A17" w14:paraId="36E369C8" w14:textId="77777777" w:rsidTr="00DE7CDB">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B787312" w14:textId="0AA7951A" w:rsidR="00E44A17" w:rsidRPr="003B0156" w:rsidRDefault="00DE7CDB" w:rsidP="003B0156">
            <w:pPr>
              <w:pStyle w:val="Heading3"/>
              <w:jc w:val="center"/>
              <w:rPr>
                <w:rFonts w:asciiTheme="majorBidi" w:eastAsia="Times New Roman" w:hAnsiTheme="majorBidi"/>
                <w:rPrChange w:id="597" w:author="SULAIMAN ABDULLAH S ABBAS" w:date="2021-10-03T15:15:00Z">
                  <w:rPr>
                    <w:rFonts w:eastAsia="Times New Roman"/>
                  </w:rPr>
                </w:rPrChange>
              </w:rPr>
              <w:pPrChange w:id="598" w:author="SULAIMAN ABDULLAH S ABBAS" w:date="2021-10-03T15:15:00Z">
                <w:pPr>
                  <w:spacing w:after="0" w:line="240" w:lineRule="auto"/>
                  <w:jc w:val="center"/>
                </w:pPr>
              </w:pPrChange>
            </w:pPr>
            <w:bookmarkStart w:id="599" w:name="_Toc84166597"/>
            <w:r w:rsidRPr="003B0156">
              <w:rPr>
                <w:rFonts w:asciiTheme="majorBidi" w:eastAsia="Times New Roman" w:hAnsiTheme="majorBidi"/>
                <w:color w:val="FFFFFF" w:themeColor="background1"/>
                <w:sz w:val="22"/>
                <w:szCs w:val="22"/>
                <w:rPrChange w:id="600" w:author="SULAIMAN ABDULLAH S ABBAS" w:date="2021-10-03T15:15:00Z">
                  <w:rPr>
                    <w:rFonts w:eastAsia="Times New Roman"/>
                  </w:rPr>
                </w:rPrChange>
              </w:rPr>
              <w:lastRenderedPageBreak/>
              <w:t>6.</w:t>
            </w:r>
            <w:r w:rsidR="00852010" w:rsidRPr="003B0156">
              <w:rPr>
                <w:rFonts w:asciiTheme="majorBidi" w:eastAsia="Times New Roman" w:hAnsiTheme="majorBidi"/>
                <w:color w:val="FFFFFF" w:themeColor="background1"/>
                <w:sz w:val="22"/>
                <w:szCs w:val="22"/>
                <w:rPrChange w:id="601" w:author="SULAIMAN ABDULLAH S ABBAS" w:date="2021-10-03T15:15:00Z">
                  <w:rPr>
                    <w:rFonts w:eastAsia="Times New Roman"/>
                  </w:rPr>
                </w:rPrChange>
              </w:rPr>
              <w:t xml:space="preserve"> </w:t>
            </w:r>
            <w:r w:rsidR="00E44A17" w:rsidRPr="003B0156">
              <w:rPr>
                <w:rFonts w:asciiTheme="majorBidi" w:eastAsia="Times New Roman" w:hAnsiTheme="majorBidi"/>
                <w:color w:val="FFFFFF" w:themeColor="background1"/>
                <w:sz w:val="22"/>
                <w:szCs w:val="22"/>
                <w:rPrChange w:id="602" w:author="SULAIMAN ABDULLAH S ABBAS" w:date="2021-10-03T15:15:00Z">
                  <w:rPr>
                    <w:rFonts w:eastAsia="Times New Roman"/>
                  </w:rPr>
                </w:rPrChange>
              </w:rPr>
              <w:t>Project Milestones</w:t>
            </w:r>
            <w:bookmarkEnd w:id="599"/>
          </w:p>
        </w:tc>
      </w:tr>
      <w:tr w:rsidR="00E44A17" w:rsidRPr="00E44A17" w14:paraId="58F2F338" w14:textId="77777777" w:rsidTr="00DE7CDB">
        <w:trPr>
          <w:trHeight w:val="300"/>
        </w:trPr>
        <w:tc>
          <w:tcPr>
            <w:tcW w:w="3168" w:type="dxa"/>
            <w:gridSpan w:val="3"/>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D5DFB3E" w14:textId="289C5B0C"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Milestone</w:t>
            </w:r>
          </w:p>
        </w:tc>
        <w:tc>
          <w:tcPr>
            <w:tcW w:w="4100" w:type="dxa"/>
            <w:gridSpan w:val="3"/>
            <w:tcBorders>
              <w:top w:val="single" w:sz="4" w:space="0" w:color="auto"/>
              <w:left w:val="nil"/>
              <w:bottom w:val="single" w:sz="4" w:space="0" w:color="auto"/>
              <w:right w:val="single" w:sz="4" w:space="0" w:color="auto"/>
            </w:tcBorders>
            <w:shd w:val="clear" w:color="000000" w:fill="DBDBDB"/>
            <w:noWrap/>
            <w:vAlign w:val="bottom"/>
            <w:hideMark/>
          </w:tcPr>
          <w:p w14:paraId="297C4E58" w14:textId="284B8478"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Responsibility</w:t>
            </w:r>
          </w:p>
        </w:tc>
        <w:tc>
          <w:tcPr>
            <w:tcW w:w="2722" w:type="dxa"/>
            <w:tcBorders>
              <w:top w:val="single" w:sz="4" w:space="0" w:color="auto"/>
              <w:left w:val="nil"/>
              <w:bottom w:val="single" w:sz="4" w:space="0" w:color="auto"/>
              <w:right w:val="single" w:sz="4" w:space="0" w:color="auto"/>
            </w:tcBorders>
            <w:shd w:val="clear" w:color="000000" w:fill="DBDBDB"/>
            <w:noWrap/>
            <w:vAlign w:val="bottom"/>
            <w:hideMark/>
          </w:tcPr>
          <w:p w14:paraId="20D65120" w14:textId="47086876"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Expected Date</w:t>
            </w:r>
          </w:p>
        </w:tc>
      </w:tr>
      <w:tr w:rsidR="005A12D4" w:rsidRPr="001709D2" w14:paraId="5F08859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3B05F00" w14:textId="244B2A29"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Generate different alternatives</w:t>
            </w:r>
          </w:p>
          <w:p w14:paraId="11B63748" w14:textId="603948C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val="restart"/>
            <w:tcBorders>
              <w:top w:val="nil"/>
              <w:left w:val="nil"/>
              <w:right w:val="single" w:sz="4" w:space="0" w:color="auto"/>
            </w:tcBorders>
            <w:shd w:val="clear" w:color="auto" w:fill="auto"/>
            <w:noWrap/>
            <w:vAlign w:val="bottom"/>
            <w:hideMark/>
          </w:tcPr>
          <w:p w14:paraId="7ED7DDCA" w14:textId="194B006C" w:rsidR="001D16C0" w:rsidRPr="00A97440" w:rsidRDefault="005A12D4" w:rsidP="001D16C0">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All members</w:t>
            </w:r>
          </w:p>
          <w:p w14:paraId="6D5BF331" w14:textId="7B8D9556" w:rsidR="001D16C0" w:rsidRPr="00A97440" w:rsidRDefault="001D16C0" w:rsidP="001D16C0">
            <w:pPr>
              <w:jc w:val="center"/>
              <w:rPr>
                <w:rFonts w:asciiTheme="majorBidi" w:eastAsia="Times New Roman" w:hAnsiTheme="majorBidi" w:cstheme="majorBidi"/>
                <w:color w:val="000000"/>
                <w:sz w:val="20"/>
                <w:szCs w:val="20"/>
              </w:rPr>
            </w:pPr>
          </w:p>
          <w:p w14:paraId="01A6EBDF" w14:textId="7BB38594" w:rsidR="001D16C0" w:rsidRPr="00A97440" w:rsidRDefault="001D16C0" w:rsidP="001D16C0">
            <w:pPr>
              <w:jc w:val="center"/>
              <w:rPr>
                <w:rFonts w:asciiTheme="majorBidi" w:eastAsia="Times New Roman" w:hAnsiTheme="majorBidi" w:cstheme="majorBidi"/>
                <w:color w:val="000000"/>
                <w:sz w:val="20"/>
                <w:szCs w:val="20"/>
              </w:rPr>
            </w:pPr>
          </w:p>
          <w:p w14:paraId="3118681E" w14:textId="105F14C1" w:rsidR="001D16C0" w:rsidRPr="00A97440" w:rsidRDefault="001D16C0" w:rsidP="001D16C0">
            <w:pPr>
              <w:jc w:val="center"/>
              <w:rPr>
                <w:rFonts w:asciiTheme="majorBidi" w:eastAsia="Times New Roman" w:hAnsiTheme="majorBidi" w:cstheme="majorBidi"/>
                <w:color w:val="000000"/>
                <w:sz w:val="20"/>
                <w:szCs w:val="20"/>
              </w:rPr>
            </w:pPr>
          </w:p>
          <w:p w14:paraId="2AABD907" w14:textId="1DB19BC4" w:rsidR="001D16C0" w:rsidRPr="00A97440" w:rsidRDefault="001D16C0" w:rsidP="001D16C0">
            <w:pPr>
              <w:jc w:val="center"/>
              <w:rPr>
                <w:rFonts w:asciiTheme="majorBidi" w:eastAsia="Times New Roman" w:hAnsiTheme="majorBidi" w:cstheme="majorBidi"/>
                <w:color w:val="000000"/>
                <w:sz w:val="20"/>
                <w:szCs w:val="20"/>
              </w:rPr>
            </w:pPr>
          </w:p>
          <w:p w14:paraId="5F043EF2" w14:textId="77777777" w:rsidR="001D16C0" w:rsidRPr="00A97440" w:rsidRDefault="001D16C0" w:rsidP="001D16C0">
            <w:pPr>
              <w:rPr>
                <w:rFonts w:asciiTheme="majorBidi" w:eastAsia="Times New Roman" w:hAnsiTheme="majorBidi" w:cstheme="majorBidi"/>
                <w:color w:val="000000"/>
                <w:sz w:val="20"/>
                <w:szCs w:val="20"/>
              </w:rPr>
            </w:pPr>
          </w:p>
          <w:p w14:paraId="1673896B" w14:textId="7CB43F2B"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96B938D" w14:textId="23C4F1CC" w:rsidR="005A12D4" w:rsidRPr="002B65C5" w:rsidRDefault="006D23CD" w:rsidP="006D23CD">
            <w:pPr>
              <w:jc w:val="center"/>
              <w:rPr>
                <w:rFonts w:asciiTheme="majorBidi" w:eastAsia="Times New Roman" w:hAnsiTheme="majorBidi" w:cstheme="majorBidi"/>
                <w:b/>
                <w:bCs/>
                <w:color w:val="000000"/>
                <w:sz w:val="20"/>
                <w:szCs w:val="20"/>
                <w:rPrChange w:id="603" w:author="SULAIMAN ABDULLAH S ABBAS" w:date="2021-10-03T15:08:00Z">
                  <w:rPr>
                    <w:rFonts w:asciiTheme="majorBidi" w:eastAsia="Times New Roman" w:hAnsiTheme="majorBidi" w:cstheme="majorBidi"/>
                    <w:color w:val="000000"/>
                    <w:sz w:val="20"/>
                    <w:szCs w:val="20"/>
                  </w:rPr>
                </w:rPrChange>
              </w:rPr>
            </w:pPr>
            <w:del w:id="604" w:author="SULAIMAN ABDULLAH S ABBAS" w:date="2021-10-03T15:08:00Z">
              <w:r w:rsidRPr="002B65C5" w:rsidDel="002B65C5">
                <w:rPr>
                  <w:rFonts w:asciiTheme="majorBidi" w:eastAsia="Times New Roman" w:hAnsiTheme="majorBidi" w:cstheme="majorBidi"/>
                  <w:b/>
                  <w:bCs/>
                  <w:color w:val="000000"/>
                  <w:sz w:val="20"/>
                  <w:szCs w:val="20"/>
                  <w:rPrChange w:id="605" w:author="SULAIMAN ABDULLAH S ABBAS" w:date="2021-10-03T15:08:00Z">
                    <w:rPr>
                      <w:rFonts w:asciiTheme="majorBidi" w:eastAsia="Times New Roman" w:hAnsiTheme="majorBidi" w:cstheme="majorBidi"/>
                      <w:color w:val="000000"/>
                      <w:sz w:val="20"/>
                      <w:szCs w:val="20"/>
                    </w:rPr>
                  </w:rPrChange>
                </w:rPr>
                <w:delText>???</w:delText>
              </w:r>
            </w:del>
            <w:ins w:id="606" w:author="SULAIMAN ABDULLAH S ABBAS" w:date="2021-10-03T15:08:00Z">
              <w:r w:rsidR="002B65C5" w:rsidRPr="002B65C5">
                <w:rPr>
                  <w:rFonts w:asciiTheme="majorBidi" w:eastAsia="Times New Roman" w:hAnsiTheme="majorBidi" w:cstheme="majorBidi"/>
                  <w:b/>
                  <w:bCs/>
                  <w:color w:val="000000"/>
                  <w:sz w:val="20"/>
                  <w:szCs w:val="20"/>
                  <w:rPrChange w:id="607" w:author="SULAIMAN ABDULLAH S ABBAS" w:date="2021-10-03T15:08:00Z">
                    <w:rPr>
                      <w:rFonts w:asciiTheme="majorBidi" w:eastAsia="Times New Roman" w:hAnsiTheme="majorBidi" w:cstheme="majorBidi"/>
                      <w:color w:val="000000"/>
                      <w:sz w:val="20"/>
                      <w:szCs w:val="20"/>
                    </w:rPr>
                  </w:rPrChange>
                </w:rPr>
                <w:t>TBD</w:t>
              </w:r>
            </w:ins>
          </w:p>
        </w:tc>
      </w:tr>
      <w:tr w:rsidR="005A12D4" w:rsidRPr="001709D2" w14:paraId="256F92AB"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C48E69C" w14:textId="0368E481"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Evaluate each alternative and choose the best alternative.</w:t>
            </w:r>
          </w:p>
          <w:p w14:paraId="64F9542F" w14:textId="73C3D6F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C1F6B9C" w14:textId="590499A6"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C702606" w14:textId="37EFF11A" w:rsidR="005A12D4" w:rsidRPr="001709D2" w:rsidRDefault="002B65C5" w:rsidP="006D23CD">
            <w:pPr>
              <w:jc w:val="center"/>
              <w:rPr>
                <w:rFonts w:asciiTheme="majorBidi" w:eastAsia="Times New Roman" w:hAnsiTheme="majorBidi" w:cstheme="majorBidi"/>
                <w:color w:val="000000"/>
                <w:sz w:val="20"/>
                <w:szCs w:val="20"/>
              </w:rPr>
            </w:pPr>
            <w:ins w:id="608" w:author="SULAIMAN ABDULLAH S ABBAS" w:date="2021-10-03T15:08:00Z">
              <w:r w:rsidRPr="00840C77">
                <w:rPr>
                  <w:rFonts w:asciiTheme="majorBidi" w:eastAsia="Times New Roman" w:hAnsiTheme="majorBidi" w:cstheme="majorBidi"/>
                  <w:b/>
                  <w:bCs/>
                  <w:color w:val="000000"/>
                  <w:sz w:val="20"/>
                  <w:szCs w:val="20"/>
                </w:rPr>
                <w:t>TBD</w:t>
              </w:r>
            </w:ins>
            <w:del w:id="609" w:author="SULAIMAN ABDULLAH S ABBAS" w:date="2021-10-03T15:08:00Z">
              <w:r w:rsidR="006D23CD" w:rsidRPr="00A97440" w:rsidDel="002B65C5">
                <w:rPr>
                  <w:rFonts w:asciiTheme="majorBidi" w:eastAsia="Times New Roman" w:hAnsiTheme="majorBidi" w:cstheme="majorBidi"/>
                  <w:color w:val="000000"/>
                  <w:sz w:val="20"/>
                  <w:szCs w:val="20"/>
                </w:rPr>
                <w:delText>???</w:delText>
              </w:r>
            </w:del>
          </w:p>
        </w:tc>
      </w:tr>
      <w:tr w:rsidR="005A12D4" w:rsidRPr="001709D2" w14:paraId="6BEBBCDC"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40E8F" w14:textId="56C5CC0B"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B</w:t>
            </w:r>
            <w:r w:rsidR="005A12D4" w:rsidRPr="005A12D4">
              <w:rPr>
                <w:rFonts w:asciiTheme="majorBidi" w:hAnsiTheme="majorBidi" w:cstheme="majorBidi"/>
                <w:sz w:val="20"/>
                <w:szCs w:val="20"/>
              </w:rPr>
              <w:t>uy the components</w:t>
            </w:r>
          </w:p>
          <w:p w14:paraId="445A5F8C" w14:textId="57BF8AE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A1044E4" w14:textId="07F195C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3D2FC029" w14:textId="4BF7FCC5" w:rsidR="005A12D4" w:rsidRPr="001709D2" w:rsidRDefault="002B65C5" w:rsidP="006D23CD">
            <w:pPr>
              <w:jc w:val="center"/>
              <w:rPr>
                <w:rFonts w:asciiTheme="majorBidi" w:eastAsia="Times New Roman" w:hAnsiTheme="majorBidi" w:cstheme="majorBidi"/>
                <w:color w:val="000000"/>
                <w:sz w:val="20"/>
                <w:szCs w:val="20"/>
              </w:rPr>
            </w:pPr>
            <w:ins w:id="610" w:author="SULAIMAN ABDULLAH S ABBAS" w:date="2021-10-03T15:08:00Z">
              <w:r w:rsidRPr="00840C77">
                <w:rPr>
                  <w:rFonts w:asciiTheme="majorBidi" w:eastAsia="Times New Roman" w:hAnsiTheme="majorBidi" w:cstheme="majorBidi"/>
                  <w:b/>
                  <w:bCs/>
                  <w:color w:val="000000"/>
                  <w:sz w:val="20"/>
                  <w:szCs w:val="20"/>
                </w:rPr>
                <w:t>TBD</w:t>
              </w:r>
            </w:ins>
            <w:del w:id="611" w:author="SULAIMAN ABDULLAH S ABBAS" w:date="2021-10-03T15:08:00Z">
              <w:r w:rsidR="006D23CD" w:rsidRPr="00A97440" w:rsidDel="002B65C5">
                <w:rPr>
                  <w:rFonts w:asciiTheme="majorBidi" w:eastAsia="Times New Roman" w:hAnsiTheme="majorBidi" w:cstheme="majorBidi"/>
                  <w:color w:val="000000"/>
                  <w:sz w:val="20"/>
                  <w:szCs w:val="20"/>
                </w:rPr>
                <w:delText>???</w:delText>
              </w:r>
            </w:del>
          </w:p>
        </w:tc>
      </w:tr>
      <w:tr w:rsidR="002B65C5" w:rsidRPr="001709D2" w14:paraId="339A0BD9" w14:textId="77777777" w:rsidTr="003C0909">
        <w:tblPrEx>
          <w:tblW w:w="9990" w:type="dxa"/>
          <w:tblPrExChange w:id="612" w:author="SULAIMAN ABDULLAH S ABBAS" w:date="2021-10-03T15:08:00Z">
            <w:tblPrEx>
              <w:tblW w:w="9990" w:type="dxa"/>
            </w:tblPrEx>
          </w:tblPrExChange>
        </w:tblPrEx>
        <w:trPr>
          <w:trHeight w:val="300"/>
          <w:trPrChange w:id="613"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14"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1AFD9E9" w14:textId="32B90940" w:rsidR="002B65C5" w:rsidRPr="005A12D4" w:rsidRDefault="002B65C5" w:rsidP="002B65C5">
            <w:pPr>
              <w:rPr>
                <w:rFonts w:asciiTheme="majorBidi" w:hAnsiTheme="majorBidi" w:cstheme="majorBidi"/>
                <w:sz w:val="20"/>
                <w:szCs w:val="20"/>
              </w:rPr>
            </w:pPr>
            <w:r>
              <w:rPr>
                <w:rFonts w:asciiTheme="majorBidi" w:hAnsiTheme="majorBidi" w:cstheme="majorBidi"/>
                <w:sz w:val="20"/>
                <w:szCs w:val="20"/>
              </w:rPr>
              <w:t>S</w:t>
            </w:r>
            <w:r w:rsidRPr="005A12D4">
              <w:rPr>
                <w:rFonts w:asciiTheme="majorBidi" w:hAnsiTheme="majorBidi" w:cstheme="majorBidi"/>
                <w:sz w:val="20"/>
                <w:szCs w:val="20"/>
              </w:rPr>
              <w:t>tart working on technical design document</w:t>
            </w:r>
          </w:p>
          <w:p w14:paraId="4DB92734" w14:textId="0247A82C"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Change w:id="615" w:author="SULAIMAN ABDULLAH S ABBAS" w:date="2021-10-03T15:08:00Z">
              <w:tcPr>
                <w:tcW w:w="4100" w:type="dxa"/>
                <w:gridSpan w:val="3"/>
                <w:vMerge/>
                <w:tcBorders>
                  <w:left w:val="nil"/>
                  <w:right w:val="single" w:sz="4" w:space="0" w:color="auto"/>
                </w:tcBorders>
                <w:shd w:val="clear" w:color="auto" w:fill="auto"/>
                <w:noWrap/>
                <w:vAlign w:val="bottom"/>
                <w:hideMark/>
              </w:tcPr>
            </w:tcPrChange>
          </w:tcPr>
          <w:p w14:paraId="5321C34A" w14:textId="68F2D5FC"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16"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514DE013" w14:textId="1859C89A" w:rsidR="002B65C5" w:rsidRPr="001709D2" w:rsidRDefault="002B65C5" w:rsidP="002B65C5">
            <w:pPr>
              <w:jc w:val="center"/>
              <w:rPr>
                <w:rFonts w:asciiTheme="majorBidi" w:eastAsia="Times New Roman" w:hAnsiTheme="majorBidi" w:cstheme="majorBidi"/>
                <w:color w:val="000000"/>
                <w:sz w:val="20"/>
                <w:szCs w:val="20"/>
              </w:rPr>
            </w:pPr>
            <w:ins w:id="617" w:author="SULAIMAN ABDULLAH S ABBAS" w:date="2021-10-03T15:08:00Z">
              <w:r w:rsidRPr="009D0098">
                <w:rPr>
                  <w:rFonts w:asciiTheme="majorBidi" w:eastAsia="Times New Roman" w:hAnsiTheme="majorBidi" w:cstheme="majorBidi"/>
                  <w:b/>
                  <w:bCs/>
                  <w:color w:val="000000"/>
                  <w:sz w:val="20"/>
                  <w:szCs w:val="20"/>
                </w:rPr>
                <w:t>TBD</w:t>
              </w:r>
            </w:ins>
            <w:del w:id="618"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2B65C5" w:rsidRPr="001709D2" w14:paraId="639AA7DE" w14:textId="77777777" w:rsidTr="003C0909">
        <w:tblPrEx>
          <w:tblW w:w="9990" w:type="dxa"/>
          <w:tblPrExChange w:id="619" w:author="SULAIMAN ABDULLAH S ABBAS" w:date="2021-10-03T15:08:00Z">
            <w:tblPrEx>
              <w:tblW w:w="9990" w:type="dxa"/>
            </w:tblPrEx>
          </w:tblPrExChange>
        </w:tblPrEx>
        <w:trPr>
          <w:trHeight w:val="300"/>
          <w:trPrChange w:id="620"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21"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2ED2DC1" w14:textId="71D114C8" w:rsidR="002B65C5" w:rsidRPr="005A12D4" w:rsidRDefault="002B65C5" w:rsidP="002B65C5">
            <w:pPr>
              <w:rPr>
                <w:rFonts w:asciiTheme="majorBidi" w:hAnsiTheme="majorBidi" w:cstheme="majorBidi"/>
                <w:sz w:val="20"/>
                <w:szCs w:val="20"/>
              </w:rPr>
            </w:pPr>
            <w:r w:rsidRPr="005A12D4">
              <w:rPr>
                <w:rFonts w:asciiTheme="majorBidi" w:hAnsiTheme="majorBidi" w:cstheme="majorBidi"/>
                <w:sz w:val="20"/>
                <w:szCs w:val="20"/>
              </w:rPr>
              <w:t>Finish the term-1 report</w:t>
            </w:r>
          </w:p>
          <w:p w14:paraId="37C56098" w14:textId="10012A45"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Change w:id="622" w:author="SULAIMAN ABDULLAH S ABBAS" w:date="2021-10-03T15:08:00Z">
              <w:tcPr>
                <w:tcW w:w="4100" w:type="dxa"/>
                <w:gridSpan w:val="3"/>
                <w:vMerge/>
                <w:tcBorders>
                  <w:left w:val="nil"/>
                  <w:right w:val="single" w:sz="4" w:space="0" w:color="auto"/>
                </w:tcBorders>
                <w:shd w:val="clear" w:color="auto" w:fill="auto"/>
                <w:noWrap/>
                <w:vAlign w:val="bottom"/>
                <w:hideMark/>
              </w:tcPr>
            </w:tcPrChange>
          </w:tcPr>
          <w:p w14:paraId="2A177C1D" w14:textId="3D581B29"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23"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620136A8" w14:textId="694A4BAF" w:rsidR="002B65C5" w:rsidRPr="001709D2" w:rsidRDefault="002B65C5" w:rsidP="002B65C5">
            <w:pPr>
              <w:jc w:val="center"/>
              <w:rPr>
                <w:rFonts w:asciiTheme="majorBidi" w:eastAsia="Times New Roman" w:hAnsiTheme="majorBidi" w:cstheme="majorBidi"/>
                <w:color w:val="000000"/>
                <w:sz w:val="20"/>
                <w:szCs w:val="20"/>
              </w:rPr>
            </w:pPr>
            <w:ins w:id="624" w:author="SULAIMAN ABDULLAH S ABBAS" w:date="2021-10-03T15:08:00Z">
              <w:r w:rsidRPr="009D0098">
                <w:rPr>
                  <w:rFonts w:asciiTheme="majorBidi" w:eastAsia="Times New Roman" w:hAnsiTheme="majorBidi" w:cstheme="majorBidi"/>
                  <w:b/>
                  <w:bCs/>
                  <w:color w:val="000000"/>
                  <w:sz w:val="20"/>
                  <w:szCs w:val="20"/>
                </w:rPr>
                <w:t>TBD</w:t>
              </w:r>
            </w:ins>
            <w:del w:id="625"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2B65C5" w:rsidRPr="001709D2" w14:paraId="266C4885" w14:textId="77777777" w:rsidTr="003C0909">
        <w:tblPrEx>
          <w:tblW w:w="9990" w:type="dxa"/>
          <w:tblPrExChange w:id="626" w:author="SULAIMAN ABDULLAH S ABBAS" w:date="2021-10-03T15:08:00Z">
            <w:tblPrEx>
              <w:tblW w:w="9990" w:type="dxa"/>
            </w:tblPrEx>
          </w:tblPrExChange>
        </w:tblPrEx>
        <w:trPr>
          <w:trHeight w:val="300"/>
          <w:trPrChange w:id="627"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28"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4CAA6906" w14:textId="6DCD77CF" w:rsidR="002B65C5" w:rsidRPr="005A12D4" w:rsidRDefault="002B65C5" w:rsidP="002B65C5">
            <w:pPr>
              <w:rPr>
                <w:rFonts w:asciiTheme="majorBidi" w:hAnsiTheme="majorBidi" w:cstheme="majorBidi"/>
                <w:sz w:val="20"/>
                <w:szCs w:val="20"/>
              </w:rPr>
            </w:pPr>
            <w:r>
              <w:rPr>
                <w:rFonts w:asciiTheme="majorBidi" w:hAnsiTheme="majorBidi" w:cstheme="majorBidi"/>
                <w:sz w:val="20"/>
                <w:szCs w:val="20"/>
              </w:rPr>
              <w:t>T</w:t>
            </w:r>
            <w:r w:rsidRPr="005A12D4">
              <w:rPr>
                <w:rFonts w:asciiTheme="majorBidi" w:hAnsiTheme="majorBidi" w:cstheme="majorBidi"/>
                <w:sz w:val="20"/>
                <w:szCs w:val="20"/>
              </w:rPr>
              <w:t>erm-1 Presentation</w:t>
            </w:r>
          </w:p>
          <w:p w14:paraId="3F26CB83" w14:textId="408BF282"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Change w:id="629" w:author="SULAIMAN ABDULLAH S ABBAS" w:date="2021-10-03T15:08:00Z">
              <w:tcPr>
                <w:tcW w:w="4100" w:type="dxa"/>
                <w:gridSpan w:val="3"/>
                <w:vMerge/>
                <w:tcBorders>
                  <w:left w:val="nil"/>
                  <w:right w:val="single" w:sz="4" w:space="0" w:color="auto"/>
                </w:tcBorders>
                <w:shd w:val="clear" w:color="auto" w:fill="auto"/>
                <w:noWrap/>
                <w:vAlign w:val="bottom"/>
                <w:hideMark/>
              </w:tcPr>
            </w:tcPrChange>
          </w:tcPr>
          <w:p w14:paraId="4E5A2E97" w14:textId="59FAF55D"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30"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74BA3410" w14:textId="422A37C5" w:rsidR="002B65C5" w:rsidRPr="001709D2" w:rsidRDefault="002B65C5" w:rsidP="002B65C5">
            <w:pPr>
              <w:jc w:val="center"/>
              <w:rPr>
                <w:rFonts w:asciiTheme="majorBidi" w:eastAsia="Times New Roman" w:hAnsiTheme="majorBidi" w:cstheme="majorBidi"/>
                <w:color w:val="000000"/>
                <w:sz w:val="20"/>
                <w:szCs w:val="20"/>
              </w:rPr>
            </w:pPr>
            <w:ins w:id="631" w:author="SULAIMAN ABDULLAH S ABBAS" w:date="2021-10-03T15:08:00Z">
              <w:r w:rsidRPr="009D0098">
                <w:rPr>
                  <w:rFonts w:asciiTheme="majorBidi" w:eastAsia="Times New Roman" w:hAnsiTheme="majorBidi" w:cstheme="majorBidi"/>
                  <w:b/>
                  <w:bCs/>
                  <w:color w:val="000000"/>
                  <w:sz w:val="20"/>
                  <w:szCs w:val="20"/>
                </w:rPr>
                <w:t>TBD</w:t>
              </w:r>
            </w:ins>
            <w:del w:id="632"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2B65C5" w:rsidRPr="001709D2" w14:paraId="31BFD4CA" w14:textId="77777777" w:rsidTr="003C0909">
        <w:tblPrEx>
          <w:tblW w:w="9990" w:type="dxa"/>
          <w:tblPrExChange w:id="633" w:author="SULAIMAN ABDULLAH S ABBAS" w:date="2021-10-03T15:08:00Z">
            <w:tblPrEx>
              <w:tblW w:w="9990" w:type="dxa"/>
            </w:tblPrEx>
          </w:tblPrExChange>
        </w:tblPrEx>
        <w:trPr>
          <w:trHeight w:val="300"/>
          <w:trPrChange w:id="634"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35"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5FE6B933" w14:textId="302B6204" w:rsidR="002B65C5" w:rsidRPr="005A12D4" w:rsidRDefault="002B65C5" w:rsidP="002B65C5">
            <w:pPr>
              <w:rPr>
                <w:rFonts w:asciiTheme="majorBidi" w:hAnsiTheme="majorBidi" w:cstheme="majorBidi"/>
                <w:sz w:val="20"/>
                <w:szCs w:val="20"/>
              </w:rPr>
            </w:pPr>
            <w:r>
              <w:rPr>
                <w:rFonts w:asciiTheme="majorBidi" w:hAnsiTheme="majorBidi" w:cstheme="majorBidi"/>
                <w:sz w:val="20"/>
                <w:szCs w:val="20"/>
              </w:rPr>
              <w:t>I</w:t>
            </w:r>
            <w:r w:rsidRPr="005A12D4">
              <w:rPr>
                <w:rFonts w:asciiTheme="majorBidi" w:hAnsiTheme="majorBidi" w:cstheme="majorBidi"/>
                <w:sz w:val="20"/>
                <w:szCs w:val="20"/>
              </w:rPr>
              <w:t>mplement the algorithms</w:t>
            </w:r>
          </w:p>
          <w:p w14:paraId="2326CFCA" w14:textId="315BB1CB"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Change w:id="636" w:author="SULAIMAN ABDULLAH S ABBAS" w:date="2021-10-03T15:08:00Z">
              <w:tcPr>
                <w:tcW w:w="4100" w:type="dxa"/>
                <w:gridSpan w:val="3"/>
                <w:vMerge/>
                <w:tcBorders>
                  <w:left w:val="nil"/>
                  <w:right w:val="single" w:sz="4" w:space="0" w:color="auto"/>
                </w:tcBorders>
                <w:shd w:val="clear" w:color="auto" w:fill="auto"/>
                <w:noWrap/>
                <w:vAlign w:val="bottom"/>
                <w:hideMark/>
              </w:tcPr>
            </w:tcPrChange>
          </w:tcPr>
          <w:p w14:paraId="22FE3813" w14:textId="395B6231"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37"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0DB9F384" w14:textId="6AD6B3E4" w:rsidR="002B65C5" w:rsidRPr="001709D2" w:rsidRDefault="002B65C5" w:rsidP="002B65C5">
            <w:pPr>
              <w:jc w:val="center"/>
              <w:rPr>
                <w:rFonts w:asciiTheme="majorBidi" w:eastAsia="Times New Roman" w:hAnsiTheme="majorBidi" w:cstheme="majorBidi"/>
                <w:color w:val="000000"/>
                <w:sz w:val="20"/>
                <w:szCs w:val="20"/>
              </w:rPr>
            </w:pPr>
            <w:ins w:id="638" w:author="SULAIMAN ABDULLAH S ABBAS" w:date="2021-10-03T15:08:00Z">
              <w:r w:rsidRPr="009D0098">
                <w:rPr>
                  <w:rFonts w:asciiTheme="majorBidi" w:eastAsia="Times New Roman" w:hAnsiTheme="majorBidi" w:cstheme="majorBidi"/>
                  <w:b/>
                  <w:bCs/>
                  <w:color w:val="000000"/>
                  <w:sz w:val="20"/>
                  <w:szCs w:val="20"/>
                </w:rPr>
                <w:t>TBD</w:t>
              </w:r>
            </w:ins>
            <w:del w:id="639"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2B65C5" w:rsidRPr="001709D2" w14:paraId="11CA69E9" w14:textId="77777777" w:rsidTr="003C0909">
        <w:tblPrEx>
          <w:tblW w:w="9990" w:type="dxa"/>
          <w:tblPrExChange w:id="640" w:author="SULAIMAN ABDULLAH S ABBAS" w:date="2021-10-03T15:08:00Z">
            <w:tblPrEx>
              <w:tblW w:w="9990" w:type="dxa"/>
            </w:tblPrEx>
          </w:tblPrExChange>
        </w:tblPrEx>
        <w:trPr>
          <w:trHeight w:val="300"/>
          <w:trPrChange w:id="641"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42"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30EAE5B1" w14:textId="44BF75D5" w:rsidR="002B65C5" w:rsidRPr="005A12D4" w:rsidRDefault="002B65C5" w:rsidP="002B65C5">
            <w:pPr>
              <w:rPr>
                <w:rFonts w:asciiTheme="majorBidi" w:hAnsiTheme="majorBidi" w:cstheme="majorBidi"/>
                <w:sz w:val="20"/>
                <w:szCs w:val="20"/>
              </w:rPr>
            </w:pPr>
            <w:r w:rsidRPr="005A12D4">
              <w:rPr>
                <w:rFonts w:asciiTheme="majorBidi" w:hAnsiTheme="majorBidi" w:cstheme="majorBidi"/>
                <w:sz w:val="20"/>
                <w:szCs w:val="20"/>
              </w:rPr>
              <w:t>Testing &amp; troubleshooting</w:t>
            </w:r>
          </w:p>
          <w:p w14:paraId="275307F3" w14:textId="3E7A8DFE"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Change w:id="643" w:author="SULAIMAN ABDULLAH S ABBAS" w:date="2021-10-03T15:08:00Z">
              <w:tcPr>
                <w:tcW w:w="4100" w:type="dxa"/>
                <w:gridSpan w:val="3"/>
                <w:vMerge/>
                <w:tcBorders>
                  <w:left w:val="nil"/>
                  <w:right w:val="single" w:sz="4" w:space="0" w:color="auto"/>
                </w:tcBorders>
                <w:shd w:val="clear" w:color="auto" w:fill="auto"/>
                <w:noWrap/>
                <w:vAlign w:val="bottom"/>
                <w:hideMark/>
              </w:tcPr>
            </w:tcPrChange>
          </w:tcPr>
          <w:p w14:paraId="3764C274" w14:textId="4200CCE7"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44"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2F84B96D" w14:textId="69ABB859" w:rsidR="002B65C5" w:rsidRPr="001709D2" w:rsidRDefault="002B65C5" w:rsidP="002B65C5">
            <w:pPr>
              <w:jc w:val="center"/>
              <w:rPr>
                <w:rFonts w:asciiTheme="majorBidi" w:eastAsia="Times New Roman" w:hAnsiTheme="majorBidi" w:cstheme="majorBidi"/>
                <w:color w:val="000000"/>
                <w:sz w:val="20"/>
                <w:szCs w:val="20"/>
              </w:rPr>
            </w:pPr>
            <w:ins w:id="645" w:author="SULAIMAN ABDULLAH S ABBAS" w:date="2021-10-03T15:08:00Z">
              <w:r w:rsidRPr="009D0098">
                <w:rPr>
                  <w:rFonts w:asciiTheme="majorBidi" w:eastAsia="Times New Roman" w:hAnsiTheme="majorBidi" w:cstheme="majorBidi"/>
                  <w:b/>
                  <w:bCs/>
                  <w:color w:val="000000"/>
                  <w:sz w:val="20"/>
                  <w:szCs w:val="20"/>
                </w:rPr>
                <w:t>TBD</w:t>
              </w:r>
            </w:ins>
            <w:del w:id="646"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2B65C5" w:rsidRPr="001709D2" w14:paraId="3ED6C813" w14:textId="77777777" w:rsidTr="003C0909">
        <w:tblPrEx>
          <w:tblW w:w="9990" w:type="dxa"/>
          <w:tblPrExChange w:id="647" w:author="SULAIMAN ABDULLAH S ABBAS" w:date="2021-10-03T15:08:00Z">
            <w:tblPrEx>
              <w:tblW w:w="9990" w:type="dxa"/>
            </w:tblPrEx>
          </w:tblPrExChange>
        </w:tblPrEx>
        <w:trPr>
          <w:trHeight w:val="300"/>
          <w:trPrChange w:id="648"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49"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2E9D375" w14:textId="6257ABDE" w:rsidR="002B65C5" w:rsidRPr="005A12D4" w:rsidRDefault="002B65C5" w:rsidP="002B65C5">
            <w:pPr>
              <w:rPr>
                <w:rFonts w:asciiTheme="majorBidi" w:hAnsiTheme="majorBidi" w:cstheme="majorBidi"/>
                <w:sz w:val="20"/>
                <w:szCs w:val="20"/>
              </w:rPr>
            </w:pPr>
            <w:r>
              <w:rPr>
                <w:rFonts w:asciiTheme="majorBidi" w:hAnsiTheme="majorBidi" w:cstheme="majorBidi"/>
                <w:sz w:val="20"/>
                <w:szCs w:val="20"/>
              </w:rPr>
              <w:t>F</w:t>
            </w:r>
            <w:r w:rsidRPr="005A12D4">
              <w:rPr>
                <w:rFonts w:asciiTheme="majorBidi" w:hAnsiTheme="majorBidi" w:cstheme="majorBidi"/>
                <w:sz w:val="20"/>
                <w:szCs w:val="20"/>
              </w:rPr>
              <w:t>inish the artifact</w:t>
            </w:r>
          </w:p>
          <w:p w14:paraId="1D4DC4EC" w14:textId="0F623328"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Change w:id="650" w:author="SULAIMAN ABDULLAH S ABBAS" w:date="2021-10-03T15:08:00Z">
              <w:tcPr>
                <w:tcW w:w="4100" w:type="dxa"/>
                <w:gridSpan w:val="3"/>
                <w:vMerge/>
                <w:tcBorders>
                  <w:left w:val="nil"/>
                  <w:right w:val="single" w:sz="4" w:space="0" w:color="auto"/>
                </w:tcBorders>
                <w:shd w:val="clear" w:color="auto" w:fill="auto"/>
                <w:noWrap/>
                <w:vAlign w:val="bottom"/>
                <w:hideMark/>
              </w:tcPr>
            </w:tcPrChange>
          </w:tcPr>
          <w:p w14:paraId="4B884AD4" w14:textId="7542FBD5"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51"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46AB9097" w14:textId="61534443" w:rsidR="002B65C5" w:rsidRPr="001709D2" w:rsidRDefault="002B65C5" w:rsidP="002B65C5">
            <w:pPr>
              <w:jc w:val="center"/>
              <w:rPr>
                <w:rFonts w:asciiTheme="majorBidi" w:eastAsia="Times New Roman" w:hAnsiTheme="majorBidi" w:cstheme="majorBidi"/>
                <w:color w:val="000000"/>
                <w:sz w:val="20"/>
                <w:szCs w:val="20"/>
              </w:rPr>
            </w:pPr>
            <w:ins w:id="652" w:author="SULAIMAN ABDULLAH S ABBAS" w:date="2021-10-03T15:08:00Z">
              <w:r w:rsidRPr="009D0098">
                <w:rPr>
                  <w:rFonts w:asciiTheme="majorBidi" w:eastAsia="Times New Roman" w:hAnsiTheme="majorBidi" w:cstheme="majorBidi"/>
                  <w:b/>
                  <w:bCs/>
                  <w:color w:val="000000"/>
                  <w:sz w:val="20"/>
                  <w:szCs w:val="20"/>
                </w:rPr>
                <w:t>TBD</w:t>
              </w:r>
            </w:ins>
            <w:del w:id="653"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2B65C5" w:rsidRPr="001709D2" w14:paraId="507FF61A" w14:textId="77777777" w:rsidTr="003C0909">
        <w:tblPrEx>
          <w:tblW w:w="9990" w:type="dxa"/>
          <w:tblPrExChange w:id="654" w:author="SULAIMAN ABDULLAH S ABBAS" w:date="2021-10-03T15:08:00Z">
            <w:tblPrEx>
              <w:tblW w:w="9990" w:type="dxa"/>
            </w:tblPrEx>
          </w:tblPrExChange>
        </w:tblPrEx>
        <w:trPr>
          <w:trHeight w:val="300"/>
          <w:trPrChange w:id="655" w:author="SULAIMAN ABDULLAH S ABBAS" w:date="2021-10-03T15:08:00Z">
            <w:trPr>
              <w:trHeight w:val="300"/>
            </w:trPr>
          </w:trPrChange>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Change w:id="656" w:author="SULAIMAN ABDULLAH S ABBAS" w:date="2021-10-03T15:08:00Z">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2E0217A5" w14:textId="5D4DFDB2" w:rsidR="002B65C5" w:rsidRPr="005A12D4" w:rsidRDefault="002B65C5" w:rsidP="002B65C5">
            <w:pPr>
              <w:rPr>
                <w:rFonts w:asciiTheme="majorBidi" w:hAnsiTheme="majorBidi" w:cstheme="majorBidi"/>
                <w:sz w:val="20"/>
                <w:szCs w:val="20"/>
              </w:rPr>
            </w:pPr>
            <w:r>
              <w:rPr>
                <w:rFonts w:asciiTheme="majorBidi" w:hAnsiTheme="majorBidi" w:cstheme="majorBidi"/>
                <w:sz w:val="20"/>
                <w:szCs w:val="20"/>
              </w:rPr>
              <w:t>F</w:t>
            </w:r>
            <w:r w:rsidRPr="005A12D4">
              <w:rPr>
                <w:rFonts w:asciiTheme="majorBidi" w:hAnsiTheme="majorBidi" w:cstheme="majorBidi"/>
                <w:sz w:val="20"/>
                <w:szCs w:val="20"/>
              </w:rPr>
              <w:t>inish the term-2 report</w:t>
            </w:r>
          </w:p>
          <w:p w14:paraId="50C644DD" w14:textId="2151E8A3" w:rsidR="002B65C5" w:rsidRPr="001709D2" w:rsidRDefault="002B65C5" w:rsidP="002B65C5">
            <w:pPr>
              <w:rPr>
                <w:rFonts w:asciiTheme="majorBidi" w:eastAsia="Times New Roman" w:hAnsiTheme="majorBidi" w:cstheme="majorBidi"/>
                <w:color w:val="000000"/>
                <w:sz w:val="20"/>
                <w:szCs w:val="20"/>
              </w:rPr>
            </w:pPr>
          </w:p>
        </w:tc>
        <w:tc>
          <w:tcPr>
            <w:tcW w:w="4100" w:type="dxa"/>
            <w:gridSpan w:val="3"/>
            <w:vMerge/>
            <w:tcBorders>
              <w:left w:val="nil"/>
              <w:bottom w:val="single" w:sz="4" w:space="0" w:color="auto"/>
              <w:right w:val="single" w:sz="4" w:space="0" w:color="auto"/>
            </w:tcBorders>
            <w:shd w:val="clear" w:color="auto" w:fill="auto"/>
            <w:noWrap/>
            <w:vAlign w:val="bottom"/>
            <w:hideMark/>
            <w:tcPrChange w:id="657" w:author="SULAIMAN ABDULLAH S ABBAS" w:date="2021-10-03T15:08:00Z">
              <w:tcPr>
                <w:tcW w:w="4100" w:type="dxa"/>
                <w:gridSpan w:val="3"/>
                <w:vMerge/>
                <w:tcBorders>
                  <w:left w:val="nil"/>
                  <w:bottom w:val="single" w:sz="4" w:space="0" w:color="auto"/>
                  <w:right w:val="single" w:sz="4" w:space="0" w:color="auto"/>
                </w:tcBorders>
                <w:shd w:val="clear" w:color="auto" w:fill="auto"/>
                <w:noWrap/>
                <w:vAlign w:val="bottom"/>
                <w:hideMark/>
              </w:tcPr>
            </w:tcPrChange>
          </w:tcPr>
          <w:p w14:paraId="614CA275" w14:textId="2EA46AA5" w:rsidR="002B65C5" w:rsidRPr="001709D2" w:rsidRDefault="002B65C5" w:rsidP="002B65C5">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hideMark/>
            <w:tcPrChange w:id="658" w:author="SULAIMAN ABDULLAH S ABBAS" w:date="2021-10-03T15:08:00Z">
              <w:tcPr>
                <w:tcW w:w="2722" w:type="dxa"/>
                <w:tcBorders>
                  <w:top w:val="nil"/>
                  <w:left w:val="nil"/>
                  <w:bottom w:val="single" w:sz="4" w:space="0" w:color="auto"/>
                  <w:right w:val="single" w:sz="4" w:space="0" w:color="auto"/>
                </w:tcBorders>
                <w:shd w:val="clear" w:color="auto" w:fill="auto"/>
                <w:noWrap/>
                <w:vAlign w:val="bottom"/>
                <w:hideMark/>
              </w:tcPr>
            </w:tcPrChange>
          </w:tcPr>
          <w:p w14:paraId="540149FB" w14:textId="79749B7F" w:rsidR="002B65C5" w:rsidRPr="001709D2" w:rsidRDefault="002B65C5" w:rsidP="002B65C5">
            <w:pPr>
              <w:jc w:val="center"/>
              <w:rPr>
                <w:rFonts w:asciiTheme="majorBidi" w:eastAsia="Times New Roman" w:hAnsiTheme="majorBidi" w:cstheme="majorBidi"/>
                <w:color w:val="000000"/>
                <w:sz w:val="20"/>
                <w:szCs w:val="20"/>
              </w:rPr>
            </w:pPr>
            <w:ins w:id="659" w:author="SULAIMAN ABDULLAH S ABBAS" w:date="2021-10-03T15:08:00Z">
              <w:r w:rsidRPr="009D0098">
                <w:rPr>
                  <w:rFonts w:asciiTheme="majorBidi" w:eastAsia="Times New Roman" w:hAnsiTheme="majorBidi" w:cstheme="majorBidi"/>
                  <w:b/>
                  <w:bCs/>
                  <w:color w:val="000000"/>
                  <w:sz w:val="20"/>
                  <w:szCs w:val="20"/>
                </w:rPr>
                <w:t>TBD</w:t>
              </w:r>
            </w:ins>
            <w:del w:id="660" w:author="SULAIMAN ABDULLAH S ABBAS" w:date="2021-10-03T15:08:00Z">
              <w:r w:rsidRPr="00A97440" w:rsidDel="003C0909">
                <w:rPr>
                  <w:rFonts w:asciiTheme="majorBidi" w:eastAsia="Times New Roman" w:hAnsiTheme="majorBidi" w:cstheme="majorBidi"/>
                  <w:color w:val="000000"/>
                  <w:sz w:val="20"/>
                  <w:szCs w:val="20"/>
                </w:rPr>
                <w:delText>???</w:delText>
              </w:r>
            </w:del>
          </w:p>
        </w:tc>
      </w:tr>
      <w:tr w:rsidR="000B66B6" w:rsidRPr="000B66B6" w14:paraId="45108749" w14:textId="77777777" w:rsidTr="00A23770">
        <w:trPr>
          <w:trHeight w:val="300"/>
        </w:trPr>
        <w:tc>
          <w:tcPr>
            <w:tcW w:w="9990" w:type="dxa"/>
            <w:gridSpan w:val="7"/>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4D61C83" w14:textId="5A0FB247" w:rsidR="000B66B6" w:rsidRPr="00335298" w:rsidRDefault="00AD6D5D" w:rsidP="00335298">
            <w:pPr>
              <w:pStyle w:val="Heading3"/>
              <w:jc w:val="center"/>
              <w:rPr>
                <w:rFonts w:asciiTheme="majorBidi" w:eastAsia="Times New Roman" w:hAnsiTheme="majorBidi"/>
                <w:color w:val="FFFFFF"/>
                <w:rPrChange w:id="661" w:author="SULAIMAN ABDULLAH S ABBAS" w:date="2021-10-03T15:15:00Z">
                  <w:rPr>
                    <w:rFonts w:eastAsia="Times New Roman"/>
                    <w:color w:val="FFFFFF"/>
                  </w:rPr>
                </w:rPrChange>
              </w:rPr>
              <w:pPrChange w:id="662" w:author="SULAIMAN ABDULLAH S ABBAS" w:date="2021-10-03T15:15:00Z">
                <w:pPr>
                  <w:spacing w:after="0" w:line="240" w:lineRule="auto"/>
                  <w:jc w:val="center"/>
                </w:pPr>
              </w:pPrChange>
            </w:pPr>
            <w:bookmarkStart w:id="663" w:name="_Toc84166598"/>
            <w:r w:rsidRPr="00335298">
              <w:rPr>
                <w:rFonts w:asciiTheme="majorBidi" w:eastAsia="Times New Roman" w:hAnsiTheme="majorBidi"/>
                <w:color w:val="FFFFFF" w:themeColor="background1"/>
                <w:sz w:val="22"/>
                <w:szCs w:val="22"/>
                <w:rPrChange w:id="664" w:author="SULAIMAN ABDULLAH S ABBAS" w:date="2021-10-03T15:15:00Z">
                  <w:rPr>
                    <w:rFonts w:ascii="Times New Roman" w:eastAsia="Times New Roman" w:hAnsi="Times New Roman" w:cs="Times New Roman"/>
                    <w:b/>
                    <w:bCs/>
                    <w:color w:val="FFFFFF"/>
                  </w:rPr>
                </w:rPrChange>
              </w:rPr>
              <w:t>7.</w:t>
            </w:r>
            <w:r w:rsidR="00852010" w:rsidRPr="00335298">
              <w:rPr>
                <w:rFonts w:asciiTheme="majorBidi" w:eastAsia="Times New Roman" w:hAnsiTheme="majorBidi"/>
                <w:color w:val="FFFFFF" w:themeColor="background1"/>
                <w:sz w:val="22"/>
                <w:szCs w:val="22"/>
                <w:rPrChange w:id="665" w:author="SULAIMAN ABDULLAH S ABBAS" w:date="2021-10-03T15:15:00Z">
                  <w:rPr>
                    <w:rFonts w:ascii="Times New Roman" w:eastAsia="Times New Roman" w:hAnsi="Times New Roman" w:cs="Times New Roman"/>
                    <w:b/>
                    <w:bCs/>
                    <w:color w:val="FFFFFF"/>
                  </w:rPr>
                </w:rPrChange>
              </w:rPr>
              <w:t xml:space="preserve"> </w:t>
            </w:r>
            <w:r w:rsidR="000B66B6" w:rsidRPr="00335298">
              <w:rPr>
                <w:rFonts w:asciiTheme="majorBidi" w:eastAsia="Times New Roman" w:hAnsiTheme="majorBidi"/>
                <w:color w:val="FFFFFF" w:themeColor="background1"/>
                <w:sz w:val="22"/>
                <w:szCs w:val="22"/>
                <w:rPrChange w:id="666" w:author="SULAIMAN ABDULLAH S ABBAS" w:date="2021-10-03T15:15:00Z">
                  <w:rPr>
                    <w:rFonts w:ascii="Times New Roman" w:eastAsia="Times New Roman" w:hAnsi="Times New Roman" w:cs="Times New Roman"/>
                    <w:b/>
                    <w:bCs/>
                    <w:color w:val="FFFFFF"/>
                  </w:rPr>
                </w:rPrChange>
              </w:rPr>
              <w:t>Risks &amp; Remedies</w:t>
            </w:r>
            <w:bookmarkEnd w:id="663"/>
          </w:p>
        </w:tc>
      </w:tr>
      <w:tr w:rsidR="000B66B6" w:rsidRPr="000B66B6" w14:paraId="531609C3"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000000" w:fill="DBDBDB"/>
            <w:noWrap/>
            <w:vAlign w:val="center"/>
            <w:hideMark/>
          </w:tcPr>
          <w:p w14:paraId="2622D01E"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Risk</w:t>
            </w:r>
          </w:p>
        </w:tc>
        <w:tc>
          <w:tcPr>
            <w:tcW w:w="4702" w:type="dxa"/>
            <w:gridSpan w:val="2"/>
            <w:tcBorders>
              <w:top w:val="nil"/>
              <w:left w:val="nil"/>
              <w:bottom w:val="single" w:sz="4" w:space="0" w:color="auto"/>
              <w:right w:val="single" w:sz="4" w:space="0" w:color="auto"/>
            </w:tcBorders>
            <w:shd w:val="clear" w:color="000000" w:fill="DBDBDB"/>
            <w:noWrap/>
            <w:vAlign w:val="center"/>
            <w:hideMark/>
          </w:tcPr>
          <w:p w14:paraId="2096C526"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Remedy</w:t>
            </w:r>
          </w:p>
        </w:tc>
      </w:tr>
      <w:tr w:rsidR="00BF0B7E" w:rsidRPr="000B66B6" w14:paraId="54DCBFBA"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0F815835" w14:textId="2E5CBA3E"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W</w:t>
            </w:r>
            <w:r w:rsidRPr="00EE1E67">
              <w:rPr>
                <w:rFonts w:asciiTheme="majorBidi" w:hAnsiTheme="majorBidi" w:cstheme="majorBidi"/>
                <w:sz w:val="20"/>
                <w:szCs w:val="20"/>
              </w:rPr>
              <w:t xml:space="preserve">eak wide fidelity </w:t>
            </w:r>
            <w:r w:rsidR="00E76877">
              <w:rPr>
                <w:rFonts w:asciiTheme="majorBidi" w:hAnsiTheme="majorBidi" w:cstheme="majorBidi"/>
                <w:sz w:val="20"/>
                <w:szCs w:val="20"/>
              </w:rPr>
              <w:t xml:space="preserve">(Wi-Fi) </w:t>
            </w:r>
            <w:r w:rsidRPr="00EE1E67">
              <w:rPr>
                <w:rFonts w:asciiTheme="majorBidi" w:hAnsiTheme="majorBidi" w:cstheme="majorBidi"/>
                <w:sz w:val="20"/>
                <w:szCs w:val="20"/>
              </w:rPr>
              <w:t>signal</w:t>
            </w:r>
          </w:p>
        </w:tc>
        <w:tc>
          <w:tcPr>
            <w:tcW w:w="4702" w:type="dxa"/>
            <w:gridSpan w:val="2"/>
            <w:tcBorders>
              <w:top w:val="nil"/>
              <w:left w:val="nil"/>
              <w:bottom w:val="single" w:sz="4" w:space="0" w:color="auto"/>
              <w:right w:val="single" w:sz="4" w:space="0" w:color="auto"/>
            </w:tcBorders>
            <w:shd w:val="clear" w:color="auto" w:fill="auto"/>
            <w:noWrap/>
            <w:hideMark/>
          </w:tcPr>
          <w:p w14:paraId="70219EFA" w14:textId="5B6C88FC"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 xml:space="preserve">Use </w:t>
            </w:r>
            <w:r w:rsidR="00304EE3" w:rsidRPr="00EE1E67">
              <w:rPr>
                <w:rFonts w:asciiTheme="majorBidi" w:hAnsiTheme="majorBidi" w:cstheme="majorBidi"/>
                <w:sz w:val="20"/>
                <w:szCs w:val="20"/>
              </w:rPr>
              <w:t>4</w:t>
            </w:r>
            <w:r w:rsidR="00304EE3">
              <w:rPr>
                <w:rFonts w:asciiTheme="majorBidi" w:hAnsiTheme="majorBidi" w:cstheme="majorBidi"/>
                <w:sz w:val="20"/>
                <w:szCs w:val="20"/>
              </w:rPr>
              <w:t>G</w:t>
            </w:r>
            <w:r w:rsidR="00304EE3" w:rsidRPr="00EE1E67">
              <w:rPr>
                <w:rFonts w:asciiTheme="majorBidi" w:hAnsiTheme="majorBidi" w:cstheme="majorBidi"/>
                <w:sz w:val="20"/>
                <w:szCs w:val="20"/>
              </w:rPr>
              <w:t xml:space="preserve"> </w:t>
            </w:r>
            <w:r w:rsidRPr="00EE1E67">
              <w:rPr>
                <w:rFonts w:asciiTheme="majorBidi" w:hAnsiTheme="majorBidi" w:cstheme="majorBidi"/>
                <w:sz w:val="20"/>
                <w:szCs w:val="20"/>
              </w:rPr>
              <w:t>network</w:t>
            </w:r>
          </w:p>
        </w:tc>
      </w:tr>
      <w:tr w:rsidR="00EE1E67" w:rsidRPr="000B66B6" w14:paraId="758DBD6F"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33B4136B" w14:textId="0CDEEFD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A part breaks down</w:t>
            </w:r>
          </w:p>
        </w:tc>
        <w:tc>
          <w:tcPr>
            <w:tcW w:w="4702" w:type="dxa"/>
            <w:gridSpan w:val="2"/>
            <w:tcBorders>
              <w:top w:val="nil"/>
              <w:left w:val="nil"/>
              <w:bottom w:val="single" w:sz="4" w:space="0" w:color="auto"/>
              <w:right w:val="single" w:sz="4" w:space="0" w:color="auto"/>
            </w:tcBorders>
            <w:shd w:val="clear" w:color="auto" w:fill="auto"/>
            <w:noWrap/>
            <w:hideMark/>
          </w:tcPr>
          <w:p w14:paraId="1E59C956" w14:textId="69B0185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Replace with higher quality part.</w:t>
            </w:r>
          </w:p>
        </w:tc>
      </w:tr>
      <w:tr w:rsidR="00EE1E67" w:rsidRPr="000B66B6" w14:paraId="08660171"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59A93951" w14:textId="36AF0BA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Shipping delay/dead on arrival</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4C08CB24" w14:textId="0CDAA27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Order them early/Find local alternative.</w:t>
            </w:r>
          </w:p>
        </w:tc>
      </w:tr>
      <w:tr w:rsidR="00EE1E67" w:rsidRPr="000B66B6" w14:paraId="163E82B9"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4C520BF7" w14:textId="56802381"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A</w:t>
            </w:r>
            <w:r w:rsidRPr="00EE1E67">
              <w:rPr>
                <w:rFonts w:asciiTheme="majorBidi" w:hAnsiTheme="majorBidi" w:cstheme="majorBidi"/>
                <w:sz w:val="20"/>
                <w:szCs w:val="20"/>
              </w:rPr>
              <w:t xml:space="preserve"> team member quits</w:t>
            </w:r>
          </w:p>
        </w:tc>
        <w:tc>
          <w:tcPr>
            <w:tcW w:w="4702" w:type="dxa"/>
            <w:gridSpan w:val="2"/>
            <w:tcBorders>
              <w:top w:val="nil"/>
              <w:left w:val="nil"/>
              <w:bottom w:val="single" w:sz="4" w:space="0" w:color="auto"/>
              <w:right w:val="single" w:sz="4" w:space="0" w:color="auto"/>
            </w:tcBorders>
            <w:shd w:val="clear" w:color="auto" w:fill="auto"/>
            <w:noWrap/>
            <w:hideMark/>
          </w:tcPr>
          <w:p w14:paraId="02A1DA40" w14:textId="400AD577" w:rsidR="00EE1E67" w:rsidRPr="000B66B6" w:rsidRDefault="0097483F" w:rsidP="0097483F">
            <w:pPr>
              <w:rPr>
                <w:rFonts w:asciiTheme="majorBidi" w:eastAsia="Times New Roman" w:hAnsiTheme="majorBidi" w:cstheme="majorBidi"/>
                <w:color w:val="000000"/>
                <w:sz w:val="20"/>
                <w:szCs w:val="20"/>
              </w:rPr>
            </w:pPr>
            <w:r>
              <w:rPr>
                <w:rFonts w:asciiTheme="majorBidi" w:hAnsiTheme="majorBidi" w:cstheme="majorBidi"/>
                <w:sz w:val="20"/>
                <w:szCs w:val="20"/>
              </w:rPr>
              <w:t>F</w:t>
            </w:r>
            <w:r w:rsidR="00EE1E67" w:rsidRPr="00EE1E67">
              <w:rPr>
                <w:rFonts w:asciiTheme="majorBidi" w:hAnsiTheme="majorBidi" w:cstheme="majorBidi"/>
                <w:sz w:val="20"/>
                <w:szCs w:val="20"/>
              </w:rPr>
              <w:t>ind another, otherwise just keep going with two</w:t>
            </w:r>
          </w:p>
        </w:tc>
      </w:tr>
      <w:tr w:rsidR="00EE1E67" w:rsidRPr="000B66B6" w14:paraId="277083C1" w14:textId="77777777" w:rsidTr="004B3B53">
        <w:trPr>
          <w:trHeight w:val="386"/>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7729B2E5" w14:textId="2AC466B9"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Term concludes sooner than scheduled</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15C0FB2C" w14:textId="7AAC1503"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work for extra hours, fulfill the musts in worst case scenario.</w:t>
            </w:r>
          </w:p>
        </w:tc>
      </w:tr>
      <w:tr w:rsidR="003E2282" w:rsidRPr="003E2282" w14:paraId="7CEE7D01" w14:textId="77777777" w:rsidTr="004B3B53">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BFB90CA" w14:textId="27373199" w:rsidR="003E2282" w:rsidRPr="00335298" w:rsidRDefault="005B1D0E" w:rsidP="00335298">
            <w:pPr>
              <w:pStyle w:val="Heading3"/>
              <w:jc w:val="center"/>
              <w:rPr>
                <w:rFonts w:asciiTheme="majorBidi" w:eastAsia="Times New Roman" w:hAnsiTheme="majorBidi"/>
                <w:rPrChange w:id="667" w:author="SULAIMAN ABDULLAH S ABBAS" w:date="2021-10-03T15:15:00Z">
                  <w:rPr>
                    <w:rFonts w:eastAsia="Times New Roman"/>
                  </w:rPr>
                </w:rPrChange>
              </w:rPr>
              <w:pPrChange w:id="668" w:author="SULAIMAN ABDULLAH S ABBAS" w:date="2021-10-03T15:15:00Z">
                <w:pPr>
                  <w:spacing w:after="0" w:line="240" w:lineRule="auto"/>
                  <w:jc w:val="center"/>
                </w:pPr>
              </w:pPrChange>
            </w:pPr>
            <w:bookmarkStart w:id="669" w:name="_Toc84166599"/>
            <w:r w:rsidRPr="00335298">
              <w:rPr>
                <w:rFonts w:asciiTheme="majorBidi" w:eastAsia="Times New Roman" w:hAnsiTheme="majorBidi"/>
                <w:color w:val="FFFFFF" w:themeColor="background1"/>
                <w:sz w:val="22"/>
                <w:szCs w:val="22"/>
                <w:rPrChange w:id="670" w:author="SULAIMAN ABDULLAH S ABBAS" w:date="2021-10-03T15:15:00Z">
                  <w:rPr>
                    <w:rFonts w:eastAsia="Times New Roman"/>
                  </w:rPr>
                </w:rPrChange>
              </w:rPr>
              <w:t>8.</w:t>
            </w:r>
            <w:r w:rsidR="00852010" w:rsidRPr="00335298">
              <w:rPr>
                <w:rFonts w:asciiTheme="majorBidi" w:eastAsia="Times New Roman" w:hAnsiTheme="majorBidi"/>
                <w:color w:val="FFFFFF" w:themeColor="background1"/>
                <w:sz w:val="22"/>
                <w:szCs w:val="22"/>
                <w:rPrChange w:id="671" w:author="SULAIMAN ABDULLAH S ABBAS" w:date="2021-10-03T15:15:00Z">
                  <w:rPr>
                    <w:rFonts w:eastAsia="Times New Roman"/>
                  </w:rPr>
                </w:rPrChange>
              </w:rPr>
              <w:t xml:space="preserve"> </w:t>
            </w:r>
            <w:r w:rsidRPr="00335298">
              <w:rPr>
                <w:rFonts w:asciiTheme="majorBidi" w:eastAsia="Times New Roman" w:hAnsiTheme="majorBidi"/>
                <w:color w:val="FFFFFF" w:themeColor="background1"/>
                <w:sz w:val="22"/>
                <w:szCs w:val="22"/>
                <w:rPrChange w:id="672" w:author="SULAIMAN ABDULLAH S ABBAS" w:date="2021-10-03T15:15:00Z">
                  <w:rPr>
                    <w:rFonts w:eastAsia="Times New Roman"/>
                  </w:rPr>
                </w:rPrChange>
              </w:rPr>
              <w:t>Roles &amp;</w:t>
            </w:r>
            <w:r w:rsidR="003E2282" w:rsidRPr="00335298">
              <w:rPr>
                <w:rFonts w:asciiTheme="majorBidi" w:eastAsia="Times New Roman" w:hAnsiTheme="majorBidi"/>
                <w:color w:val="FFFFFF" w:themeColor="background1"/>
                <w:sz w:val="22"/>
                <w:szCs w:val="22"/>
                <w:rPrChange w:id="673" w:author="SULAIMAN ABDULLAH S ABBAS" w:date="2021-10-03T15:15:00Z">
                  <w:rPr>
                    <w:rFonts w:eastAsia="Times New Roman"/>
                  </w:rPr>
                </w:rPrChange>
              </w:rPr>
              <w:t xml:space="preserve"> Responsibilities</w:t>
            </w:r>
            <w:bookmarkEnd w:id="669"/>
          </w:p>
        </w:tc>
      </w:tr>
      <w:tr w:rsidR="003E2282" w:rsidRPr="003E2282" w14:paraId="44F20722" w14:textId="77777777" w:rsidTr="004B3B53">
        <w:trPr>
          <w:trHeight w:val="300"/>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43E97A8"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 xml:space="preserve">Role </w:t>
            </w:r>
          </w:p>
        </w:tc>
        <w:tc>
          <w:tcPr>
            <w:tcW w:w="1518" w:type="dxa"/>
            <w:tcBorders>
              <w:top w:val="single" w:sz="4" w:space="0" w:color="auto"/>
              <w:left w:val="nil"/>
              <w:bottom w:val="single" w:sz="4" w:space="0" w:color="auto"/>
              <w:right w:val="single" w:sz="4" w:space="0" w:color="auto"/>
            </w:tcBorders>
            <w:shd w:val="clear" w:color="000000" w:fill="DBDBDB"/>
            <w:noWrap/>
            <w:vAlign w:val="center"/>
            <w:hideMark/>
          </w:tcPr>
          <w:p w14:paraId="504CF174"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Technical Role</w:t>
            </w:r>
          </w:p>
        </w:tc>
        <w:tc>
          <w:tcPr>
            <w:tcW w:w="1567" w:type="dxa"/>
            <w:gridSpan w:val="2"/>
            <w:tcBorders>
              <w:top w:val="single" w:sz="4" w:space="0" w:color="auto"/>
              <w:left w:val="nil"/>
              <w:bottom w:val="single" w:sz="4" w:space="0" w:color="auto"/>
              <w:right w:val="single" w:sz="4" w:space="0" w:color="auto"/>
            </w:tcBorders>
            <w:shd w:val="clear" w:color="000000" w:fill="DBDBDB"/>
            <w:noWrap/>
            <w:vAlign w:val="center"/>
            <w:hideMark/>
          </w:tcPr>
          <w:p w14:paraId="32D7DEC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Name</w:t>
            </w:r>
          </w:p>
        </w:tc>
        <w:tc>
          <w:tcPr>
            <w:tcW w:w="5478" w:type="dxa"/>
            <w:gridSpan w:val="3"/>
            <w:tcBorders>
              <w:top w:val="single" w:sz="4" w:space="0" w:color="auto"/>
              <w:left w:val="nil"/>
              <w:bottom w:val="single" w:sz="4" w:space="0" w:color="auto"/>
              <w:right w:val="single" w:sz="4" w:space="0" w:color="auto"/>
            </w:tcBorders>
            <w:shd w:val="clear" w:color="000000" w:fill="DBDBDB"/>
            <w:noWrap/>
            <w:vAlign w:val="center"/>
            <w:hideMark/>
          </w:tcPr>
          <w:p w14:paraId="1E8A913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Responsibility</w:t>
            </w:r>
          </w:p>
        </w:tc>
      </w:tr>
      <w:tr w:rsidR="003E2282" w:rsidRPr="003E2282" w14:paraId="1FFAAF9F"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14086B83"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Project Advisor</w:t>
            </w:r>
          </w:p>
        </w:tc>
        <w:tc>
          <w:tcPr>
            <w:tcW w:w="15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130FF" w14:textId="741F7872" w:rsidR="003E2282" w:rsidRPr="003E2282" w:rsidRDefault="00BF40EA" w:rsidP="003E2282">
            <w:pPr>
              <w:spacing w:after="0" w:line="240" w:lineRule="auto"/>
              <w:jc w:val="center"/>
              <w:rPr>
                <w:rFonts w:asciiTheme="majorBidi" w:eastAsia="Times New Roman" w:hAnsiTheme="majorBidi" w:cstheme="majorBidi"/>
                <w:color w:val="000000"/>
                <w:sz w:val="20"/>
                <w:szCs w:val="20"/>
              </w:rPr>
            </w:pPr>
            <w:r w:rsidRPr="00BF40EA">
              <w:rPr>
                <w:rFonts w:asciiTheme="majorBidi" w:eastAsia="Times New Roman" w:hAnsiTheme="majorBidi" w:cstheme="majorBidi"/>
                <w:color w:val="000000"/>
                <w:sz w:val="20"/>
                <w:szCs w:val="20"/>
              </w:rPr>
              <w:t>----------------</w:t>
            </w:r>
          </w:p>
        </w:tc>
        <w:tc>
          <w:tcPr>
            <w:tcW w:w="15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891672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r w:rsidRPr="003E2282">
              <w:rPr>
                <w:rFonts w:asciiTheme="majorBidi" w:eastAsia="Times New Roman" w:hAnsiTheme="majorBidi" w:cstheme="majorBidi"/>
                <w:color w:val="000000"/>
                <w:sz w:val="20"/>
                <w:szCs w:val="20"/>
              </w:rPr>
              <w:t>Dr.Muhammed</w:t>
            </w:r>
            <w:proofErr w:type="spellEnd"/>
            <w:r w:rsidRPr="003E2282">
              <w:rPr>
                <w:rFonts w:asciiTheme="majorBidi" w:eastAsia="Times New Roman" w:hAnsiTheme="majorBidi" w:cstheme="majorBidi"/>
                <w:color w:val="000000"/>
                <w:sz w:val="20"/>
                <w:szCs w:val="20"/>
              </w:rPr>
              <w:t xml:space="preserve"> Bilal</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D2F05B4" w14:textId="0422970F"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Help the team reach the final solution while meeting the </w:t>
            </w:r>
            <w:r w:rsidR="00252475" w:rsidRPr="004B3B53">
              <w:rPr>
                <w:rFonts w:asciiTheme="majorBidi" w:eastAsia="Times New Roman" w:hAnsiTheme="majorBidi" w:cstheme="majorBidi"/>
                <w:color w:val="000000"/>
                <w:sz w:val="20"/>
                <w:szCs w:val="20"/>
              </w:rPr>
              <w:t>customers’</w:t>
            </w:r>
            <w:r w:rsidRPr="003E2282">
              <w:rPr>
                <w:rFonts w:asciiTheme="majorBidi" w:eastAsia="Times New Roman" w:hAnsiTheme="majorBidi" w:cstheme="majorBidi"/>
                <w:color w:val="000000"/>
                <w:sz w:val="20"/>
                <w:szCs w:val="20"/>
              </w:rPr>
              <w:t xml:space="preserve"> requirements.</w:t>
            </w:r>
          </w:p>
        </w:tc>
      </w:tr>
      <w:tr w:rsidR="003E2282" w:rsidRPr="003E2282" w14:paraId="0F19774C"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6F302972"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Customer</w:t>
            </w:r>
          </w:p>
        </w:tc>
        <w:tc>
          <w:tcPr>
            <w:tcW w:w="1518" w:type="dxa"/>
            <w:vMerge/>
            <w:tcBorders>
              <w:top w:val="nil"/>
              <w:left w:val="single" w:sz="4" w:space="0" w:color="auto"/>
              <w:bottom w:val="single" w:sz="4" w:space="0" w:color="auto"/>
              <w:right w:val="single" w:sz="4" w:space="0" w:color="auto"/>
            </w:tcBorders>
            <w:vAlign w:val="center"/>
            <w:hideMark/>
          </w:tcPr>
          <w:p w14:paraId="25B2ED9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1567" w:type="dxa"/>
            <w:gridSpan w:val="2"/>
            <w:vMerge/>
            <w:tcBorders>
              <w:top w:val="nil"/>
              <w:left w:val="single" w:sz="4" w:space="0" w:color="auto"/>
              <w:bottom w:val="single" w:sz="4" w:space="0" w:color="auto"/>
              <w:right w:val="single" w:sz="4" w:space="0" w:color="auto"/>
            </w:tcBorders>
            <w:vAlign w:val="center"/>
            <w:hideMark/>
          </w:tcPr>
          <w:p w14:paraId="5C5127A6"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306ADFD3"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Requests a solution with given specifications and requirements.</w:t>
            </w:r>
          </w:p>
        </w:tc>
      </w:tr>
      <w:tr w:rsidR="003E2282" w:rsidRPr="003E2282" w14:paraId="25E92DE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5F0269B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Team leader/ Project manger</w:t>
            </w:r>
          </w:p>
        </w:tc>
        <w:tc>
          <w:tcPr>
            <w:tcW w:w="1518" w:type="dxa"/>
            <w:tcBorders>
              <w:top w:val="nil"/>
              <w:left w:val="nil"/>
              <w:bottom w:val="single" w:sz="4" w:space="0" w:color="auto"/>
              <w:right w:val="single" w:sz="4" w:space="0" w:color="auto"/>
            </w:tcBorders>
            <w:shd w:val="clear" w:color="auto" w:fill="auto"/>
            <w:noWrap/>
            <w:vAlign w:val="center"/>
            <w:hideMark/>
          </w:tcPr>
          <w:p w14:paraId="7A9D5EEC" w14:textId="370927FC"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N</w:t>
            </w:r>
            <w:r w:rsidR="003E2282" w:rsidRPr="003E2282">
              <w:rPr>
                <w:rFonts w:asciiTheme="majorBidi" w:eastAsia="Times New Roman" w:hAnsiTheme="majorBidi" w:cstheme="majorBidi"/>
                <w:color w:val="000000"/>
                <w:sz w:val="20"/>
                <w:szCs w:val="20"/>
              </w:rPr>
              <w:t>avigating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24F89B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Muhannad Saeed AlGhamdi</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062B5E7" w14:textId="334CC190"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Symbol" w:hAnsiTheme="majorBidi" w:cstheme="majorBidi"/>
                <w:color w:val="000000"/>
                <w:sz w:val="20"/>
                <w:szCs w:val="20"/>
              </w:rPr>
              <w:t xml:space="preserve"> Planning and organizing the completion of tasks within the project</w:t>
            </w:r>
            <w:r w:rsidR="00EC726D" w:rsidRPr="004B3B53">
              <w:rPr>
                <w:rFonts w:asciiTheme="majorBidi" w:eastAsia="Symbol" w:hAnsiTheme="majorBidi" w:cstheme="majorBidi"/>
                <w:color w:val="000000"/>
                <w:sz w:val="20"/>
                <w:szCs w:val="20"/>
              </w:rPr>
              <w:t xml:space="preserve">. </w:t>
            </w:r>
          </w:p>
        </w:tc>
      </w:tr>
      <w:tr w:rsidR="003E2282" w:rsidRPr="003E2282" w14:paraId="710FA33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D9285E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Organizer, Gatekeeper</w:t>
            </w:r>
          </w:p>
        </w:tc>
        <w:tc>
          <w:tcPr>
            <w:tcW w:w="1518" w:type="dxa"/>
            <w:tcBorders>
              <w:top w:val="nil"/>
              <w:left w:val="nil"/>
              <w:bottom w:val="single" w:sz="4" w:space="0" w:color="auto"/>
              <w:right w:val="single" w:sz="4" w:space="0" w:color="auto"/>
            </w:tcBorders>
            <w:shd w:val="clear" w:color="auto" w:fill="auto"/>
            <w:noWrap/>
            <w:vAlign w:val="center"/>
            <w:hideMark/>
          </w:tcPr>
          <w:p w14:paraId="7927D55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Obstacle avoidance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830768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Sulaiman Abdullah Abbas</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63EC4C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Organizes team meetings time and place and the meeting outcomes, ensures that all goals are achieved.</w:t>
            </w:r>
          </w:p>
        </w:tc>
      </w:tr>
      <w:tr w:rsidR="003E2282" w:rsidRPr="003E2282" w14:paraId="2F93B71B" w14:textId="77777777" w:rsidTr="00F17D06">
        <w:trPr>
          <w:trHeight w:val="719"/>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FF55329" w14:textId="4D6691BB"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Idea </w:t>
            </w:r>
            <w:r w:rsidR="00AC3810" w:rsidRPr="004B3B53">
              <w:rPr>
                <w:rFonts w:asciiTheme="majorBidi" w:eastAsia="Times New Roman" w:hAnsiTheme="majorBidi" w:cstheme="majorBidi"/>
                <w:color w:val="000000"/>
                <w:sz w:val="20"/>
                <w:szCs w:val="20"/>
              </w:rPr>
              <w:t>C</w:t>
            </w:r>
            <w:r w:rsidRPr="003E2282">
              <w:rPr>
                <w:rFonts w:asciiTheme="majorBidi" w:eastAsia="Times New Roman" w:hAnsiTheme="majorBidi" w:cstheme="majorBidi"/>
                <w:color w:val="000000"/>
                <w:sz w:val="20"/>
                <w:szCs w:val="20"/>
              </w:rPr>
              <w:t>hallenger, Recorder</w:t>
            </w:r>
          </w:p>
        </w:tc>
        <w:tc>
          <w:tcPr>
            <w:tcW w:w="1518" w:type="dxa"/>
            <w:tcBorders>
              <w:top w:val="nil"/>
              <w:left w:val="nil"/>
              <w:bottom w:val="single" w:sz="4" w:space="0" w:color="auto"/>
              <w:right w:val="single" w:sz="4" w:space="0" w:color="auto"/>
            </w:tcBorders>
            <w:shd w:val="clear" w:color="auto" w:fill="auto"/>
            <w:noWrap/>
            <w:vAlign w:val="center"/>
            <w:hideMark/>
          </w:tcPr>
          <w:p w14:paraId="0184588A" w14:textId="27E2A3E0"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H</w:t>
            </w:r>
            <w:r w:rsidR="003E2282" w:rsidRPr="003E2282">
              <w:rPr>
                <w:rFonts w:asciiTheme="majorBidi" w:eastAsia="Times New Roman" w:hAnsiTheme="majorBidi" w:cstheme="majorBidi"/>
                <w:color w:val="000000"/>
                <w:sz w:val="20"/>
                <w:szCs w:val="20"/>
              </w:rPr>
              <w:t xml:space="preserve">ardware &amp; code </w:t>
            </w:r>
            <w:r w:rsidRPr="004B3B53">
              <w:rPr>
                <w:rFonts w:asciiTheme="majorBidi" w:eastAsia="Times New Roman" w:hAnsiTheme="majorBidi" w:cstheme="majorBidi"/>
                <w:color w:val="000000"/>
                <w:sz w:val="20"/>
                <w:szCs w:val="20"/>
              </w:rPr>
              <w:t>D</w:t>
            </w:r>
            <w:r w:rsidR="003E2282" w:rsidRPr="003E2282">
              <w:rPr>
                <w:rFonts w:asciiTheme="majorBidi" w:eastAsia="Times New Roman" w:hAnsiTheme="majorBidi" w:cstheme="majorBidi"/>
                <w:color w:val="000000"/>
                <w:sz w:val="20"/>
                <w:szCs w:val="20"/>
              </w:rPr>
              <w:t>eployment</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4D45575C"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Wael Rabah AlDhaheri</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78354B39"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Plays the role of the devil’s advocate, types the meeting minutes</w:t>
            </w:r>
          </w:p>
        </w:tc>
      </w:tr>
    </w:tbl>
    <w:p w14:paraId="55A0A362" w14:textId="0EA8BB46" w:rsidR="00EB38B7" w:rsidRPr="001709D2" w:rsidRDefault="00EB38B7" w:rsidP="00F13440">
      <w:pPr>
        <w:rPr>
          <w:rFonts w:asciiTheme="majorBidi" w:hAnsiTheme="majorBidi" w:cstheme="majorBidi"/>
        </w:rPr>
      </w:pPr>
    </w:p>
    <w:p w14:paraId="7A2529A5" w14:textId="23A362F1" w:rsidR="00EB38B7" w:rsidRDefault="00EB38B7" w:rsidP="00F13440">
      <w:pPr>
        <w:rPr>
          <w:rFonts w:asciiTheme="majorBidi" w:hAnsiTheme="majorBidi" w:cstheme="majorBidi"/>
        </w:rPr>
      </w:pPr>
    </w:p>
    <w:p w14:paraId="7B62A7D0" w14:textId="12CCD592" w:rsidR="00EB38B7" w:rsidRDefault="00EB38B7" w:rsidP="00F13440">
      <w:pPr>
        <w:rPr>
          <w:rFonts w:asciiTheme="majorBidi" w:hAnsiTheme="majorBidi" w:cstheme="majorBidi"/>
        </w:rPr>
      </w:pPr>
    </w:p>
    <w:tbl>
      <w:tblPr>
        <w:tblW w:w="11303" w:type="dxa"/>
        <w:tblInd w:w="-974" w:type="dxa"/>
        <w:tblLook w:val="04A0" w:firstRow="1" w:lastRow="0" w:firstColumn="1" w:lastColumn="0" w:noHBand="0" w:noVBand="1"/>
      </w:tblPr>
      <w:tblGrid>
        <w:gridCol w:w="1842"/>
        <w:gridCol w:w="2023"/>
        <w:gridCol w:w="3558"/>
        <w:gridCol w:w="3880"/>
      </w:tblGrid>
      <w:tr w:rsidR="00F17D06" w:rsidRPr="00F17D06" w14:paraId="72565D6A" w14:textId="77777777" w:rsidTr="00282111">
        <w:trPr>
          <w:trHeight w:val="300"/>
        </w:trPr>
        <w:tc>
          <w:tcPr>
            <w:tcW w:w="11303"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FD89198" w14:textId="350B4F52" w:rsidR="00F17D06" w:rsidRPr="00FB619D" w:rsidRDefault="00F17D06" w:rsidP="00FB619D">
            <w:pPr>
              <w:pStyle w:val="Heading3"/>
              <w:jc w:val="center"/>
              <w:rPr>
                <w:rFonts w:asciiTheme="majorBidi" w:eastAsia="Times New Roman" w:hAnsiTheme="majorBidi"/>
                <w:rPrChange w:id="674" w:author="SULAIMAN ABDULLAH S ABBAS" w:date="2021-10-03T15:15:00Z">
                  <w:rPr>
                    <w:rFonts w:eastAsia="Times New Roman"/>
                  </w:rPr>
                </w:rPrChange>
              </w:rPr>
              <w:pPrChange w:id="675" w:author="SULAIMAN ABDULLAH S ABBAS" w:date="2021-10-03T15:15:00Z">
                <w:pPr>
                  <w:spacing w:after="0" w:line="240" w:lineRule="auto"/>
                  <w:jc w:val="center"/>
                </w:pPr>
              </w:pPrChange>
            </w:pPr>
            <w:bookmarkStart w:id="676" w:name="_Toc84166600"/>
            <w:r w:rsidRPr="00FB619D">
              <w:rPr>
                <w:rFonts w:asciiTheme="majorBidi" w:eastAsia="Times New Roman" w:hAnsiTheme="majorBidi"/>
                <w:color w:val="FFFFFF" w:themeColor="background1"/>
                <w:sz w:val="22"/>
                <w:szCs w:val="22"/>
                <w:rPrChange w:id="677" w:author="SULAIMAN ABDULLAH S ABBAS" w:date="2021-10-03T15:15:00Z">
                  <w:rPr>
                    <w:rFonts w:eastAsia="Times New Roman"/>
                  </w:rPr>
                </w:rPrChange>
              </w:rPr>
              <w:lastRenderedPageBreak/>
              <w:t>9.</w:t>
            </w:r>
            <w:r w:rsidR="00304EE3" w:rsidRPr="00FB619D">
              <w:rPr>
                <w:rFonts w:asciiTheme="majorBidi" w:eastAsia="Times New Roman" w:hAnsiTheme="majorBidi"/>
                <w:color w:val="FFFFFF" w:themeColor="background1"/>
                <w:sz w:val="22"/>
                <w:szCs w:val="22"/>
                <w:rPrChange w:id="678" w:author="SULAIMAN ABDULLAH S ABBAS" w:date="2021-10-03T15:15:00Z">
                  <w:rPr>
                    <w:rFonts w:eastAsia="Times New Roman"/>
                  </w:rPr>
                </w:rPrChange>
              </w:rPr>
              <w:t xml:space="preserve"> </w:t>
            </w:r>
            <w:r w:rsidRPr="00FB619D">
              <w:rPr>
                <w:rFonts w:asciiTheme="majorBidi" w:eastAsia="Times New Roman" w:hAnsiTheme="majorBidi"/>
                <w:color w:val="FFFFFF" w:themeColor="background1"/>
                <w:sz w:val="22"/>
                <w:szCs w:val="22"/>
                <w:rPrChange w:id="679" w:author="SULAIMAN ABDULLAH S ABBAS" w:date="2021-10-03T15:15:00Z">
                  <w:rPr>
                    <w:rFonts w:eastAsia="Times New Roman"/>
                  </w:rPr>
                </w:rPrChange>
              </w:rPr>
              <w:t>Sign Off</w:t>
            </w:r>
            <w:bookmarkEnd w:id="676"/>
          </w:p>
        </w:tc>
      </w:tr>
      <w:tr w:rsidR="00F17D06" w:rsidRPr="00F17D06" w14:paraId="613D8ACE"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764AAC9B" w14:textId="6A0DEE24"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Role</w:t>
            </w:r>
          </w:p>
        </w:tc>
        <w:tc>
          <w:tcPr>
            <w:tcW w:w="2023" w:type="dxa"/>
            <w:tcBorders>
              <w:top w:val="nil"/>
              <w:left w:val="nil"/>
              <w:bottom w:val="single" w:sz="4" w:space="0" w:color="auto"/>
              <w:right w:val="single" w:sz="4" w:space="0" w:color="auto"/>
            </w:tcBorders>
            <w:shd w:val="clear" w:color="000000" w:fill="DBDBDB"/>
            <w:noWrap/>
            <w:vAlign w:val="center"/>
            <w:hideMark/>
          </w:tcPr>
          <w:p w14:paraId="29CCB550" w14:textId="269D1D2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3558" w:type="dxa"/>
            <w:tcBorders>
              <w:top w:val="nil"/>
              <w:left w:val="nil"/>
              <w:bottom w:val="single" w:sz="4" w:space="0" w:color="auto"/>
              <w:right w:val="single" w:sz="4" w:space="0" w:color="auto"/>
            </w:tcBorders>
            <w:shd w:val="clear" w:color="000000" w:fill="DBDBDB"/>
            <w:noWrap/>
            <w:vAlign w:val="center"/>
            <w:hideMark/>
          </w:tcPr>
          <w:p w14:paraId="2D549368" w14:textId="545C5AC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Signature</w:t>
            </w:r>
          </w:p>
        </w:tc>
        <w:tc>
          <w:tcPr>
            <w:tcW w:w="3880" w:type="dxa"/>
            <w:tcBorders>
              <w:top w:val="nil"/>
              <w:left w:val="nil"/>
              <w:bottom w:val="single" w:sz="4" w:space="0" w:color="auto"/>
              <w:right w:val="single" w:sz="4" w:space="0" w:color="auto"/>
            </w:tcBorders>
            <w:shd w:val="clear" w:color="000000" w:fill="DBDBDB"/>
            <w:noWrap/>
            <w:vAlign w:val="center"/>
            <w:hideMark/>
          </w:tcPr>
          <w:p w14:paraId="20A7D25A" w14:textId="6B20F2C2"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r>
      <w:tr w:rsidR="00F17D06" w:rsidRPr="00F17D06" w14:paraId="079464F9"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1102DEF3" w14:textId="73CF5523"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Project Advisor/Customer</w:t>
            </w:r>
          </w:p>
        </w:tc>
        <w:tc>
          <w:tcPr>
            <w:tcW w:w="2023" w:type="dxa"/>
            <w:tcBorders>
              <w:top w:val="nil"/>
              <w:left w:val="nil"/>
              <w:bottom w:val="single" w:sz="4" w:space="0" w:color="auto"/>
              <w:right w:val="single" w:sz="4" w:space="0" w:color="auto"/>
            </w:tcBorders>
            <w:shd w:val="clear" w:color="auto" w:fill="auto"/>
            <w:noWrap/>
            <w:vAlign w:val="center"/>
            <w:hideMark/>
          </w:tcPr>
          <w:p w14:paraId="362FC926" w14:textId="7B1BBAF5" w:rsidR="00F17D06" w:rsidRPr="00F17D06" w:rsidRDefault="00392C18" w:rsidP="00392C18">
            <w:pPr>
              <w:spacing w:after="0" w:line="24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Dr.Muhammed</w:t>
            </w:r>
            <w:proofErr w:type="spellEnd"/>
            <w:r>
              <w:rPr>
                <w:rFonts w:ascii="Times New Roman" w:eastAsia="Times New Roman" w:hAnsi="Times New Roman" w:cs="Times New Roman"/>
                <w:color w:val="000000"/>
              </w:rPr>
              <w:t xml:space="preserve"> Bilal</w:t>
            </w:r>
          </w:p>
        </w:tc>
        <w:tc>
          <w:tcPr>
            <w:tcW w:w="3558" w:type="dxa"/>
            <w:tcBorders>
              <w:top w:val="nil"/>
              <w:left w:val="nil"/>
              <w:bottom w:val="single" w:sz="4" w:space="0" w:color="auto"/>
              <w:right w:val="single" w:sz="4" w:space="0" w:color="auto"/>
            </w:tcBorders>
            <w:shd w:val="clear" w:color="auto" w:fill="auto"/>
            <w:noWrap/>
            <w:vAlign w:val="center"/>
            <w:hideMark/>
          </w:tcPr>
          <w:p w14:paraId="62448B79" w14:textId="0474EBB0" w:rsidR="00F17D06" w:rsidRPr="00F17D06" w:rsidRDefault="00F17D06" w:rsidP="00282111">
            <w:pPr>
              <w:spacing w:after="0" w:line="240" w:lineRule="auto"/>
              <w:jc w:val="center"/>
              <w:rPr>
                <w:rFonts w:ascii="Times New Roman" w:eastAsia="Times New Roman" w:hAnsi="Times New Roman" w:cs="Times New Roman"/>
                <w:color w:val="000000"/>
              </w:rPr>
            </w:pPr>
          </w:p>
        </w:tc>
        <w:tc>
          <w:tcPr>
            <w:tcW w:w="3880" w:type="dxa"/>
            <w:tcBorders>
              <w:top w:val="nil"/>
              <w:left w:val="nil"/>
              <w:bottom w:val="single" w:sz="4" w:space="0" w:color="auto"/>
              <w:right w:val="single" w:sz="4" w:space="0" w:color="auto"/>
            </w:tcBorders>
            <w:shd w:val="clear" w:color="auto" w:fill="auto"/>
            <w:noWrap/>
            <w:vAlign w:val="center"/>
            <w:hideMark/>
          </w:tcPr>
          <w:p w14:paraId="7AA78489" w14:textId="533857C2" w:rsidR="00F17D06"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6795A40" w14:textId="77777777" w:rsidTr="00282111">
        <w:trPr>
          <w:trHeight w:val="300"/>
        </w:trPr>
        <w:tc>
          <w:tcPr>
            <w:tcW w:w="1842" w:type="dxa"/>
            <w:vMerge w:val="restart"/>
            <w:tcBorders>
              <w:top w:val="nil"/>
              <w:left w:val="single" w:sz="4" w:space="0" w:color="auto"/>
              <w:right w:val="single" w:sz="4" w:space="0" w:color="auto"/>
            </w:tcBorders>
            <w:shd w:val="clear" w:color="000000" w:fill="DBDBDB"/>
            <w:noWrap/>
            <w:vAlign w:val="center"/>
            <w:hideMark/>
          </w:tcPr>
          <w:p w14:paraId="5FAD325F"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p w14:paraId="127241DA" w14:textId="5EF4E3AD" w:rsidR="00392C18"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Team Member</w:t>
            </w:r>
          </w:p>
          <w:p w14:paraId="62F258D5" w14:textId="44550BC8"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2023" w:type="dxa"/>
            <w:tcBorders>
              <w:top w:val="nil"/>
              <w:left w:val="nil"/>
              <w:bottom w:val="single" w:sz="4" w:space="0" w:color="auto"/>
              <w:right w:val="single" w:sz="4" w:space="0" w:color="auto"/>
            </w:tcBorders>
            <w:shd w:val="clear" w:color="auto" w:fill="auto"/>
            <w:noWrap/>
            <w:vAlign w:val="center"/>
            <w:hideMark/>
          </w:tcPr>
          <w:p w14:paraId="0646BBF3" w14:textId="332B8504"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Muhannad Saeed AlGhamdi</w:t>
            </w:r>
          </w:p>
        </w:tc>
        <w:tc>
          <w:tcPr>
            <w:tcW w:w="3558" w:type="dxa"/>
            <w:tcBorders>
              <w:top w:val="nil"/>
              <w:left w:val="nil"/>
              <w:bottom w:val="single" w:sz="4" w:space="0" w:color="auto"/>
              <w:right w:val="single" w:sz="4" w:space="0" w:color="auto"/>
            </w:tcBorders>
            <w:shd w:val="clear" w:color="auto" w:fill="auto"/>
            <w:noWrap/>
            <w:vAlign w:val="center"/>
            <w:hideMark/>
          </w:tcPr>
          <w:p w14:paraId="62A50136"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6F2C6DB3" w14:textId="02DE936E"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091C9974" w14:textId="77777777" w:rsidTr="00282111">
        <w:trPr>
          <w:trHeight w:val="300"/>
        </w:trPr>
        <w:tc>
          <w:tcPr>
            <w:tcW w:w="1842" w:type="dxa"/>
            <w:vMerge/>
            <w:tcBorders>
              <w:left w:val="single" w:sz="4" w:space="0" w:color="auto"/>
              <w:right w:val="single" w:sz="4" w:space="0" w:color="auto"/>
            </w:tcBorders>
            <w:shd w:val="clear" w:color="000000" w:fill="DBDBDB"/>
            <w:noWrap/>
            <w:vAlign w:val="center"/>
            <w:hideMark/>
          </w:tcPr>
          <w:p w14:paraId="48880438" w14:textId="357B8BC1"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516B050" w14:textId="2B6570DC"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Sulaiman Abdullah Abbas</w:t>
            </w:r>
          </w:p>
        </w:tc>
        <w:tc>
          <w:tcPr>
            <w:tcW w:w="3558" w:type="dxa"/>
            <w:tcBorders>
              <w:top w:val="nil"/>
              <w:left w:val="nil"/>
              <w:bottom w:val="single" w:sz="4" w:space="0" w:color="auto"/>
              <w:right w:val="single" w:sz="4" w:space="0" w:color="auto"/>
            </w:tcBorders>
            <w:shd w:val="clear" w:color="auto" w:fill="auto"/>
            <w:noWrap/>
            <w:vAlign w:val="center"/>
            <w:hideMark/>
          </w:tcPr>
          <w:p w14:paraId="7276A9FA"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4D63CF82" w14:textId="08C96613"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3346B8B" w14:textId="77777777" w:rsidTr="00282111">
        <w:trPr>
          <w:trHeight w:val="566"/>
        </w:trPr>
        <w:tc>
          <w:tcPr>
            <w:tcW w:w="1842" w:type="dxa"/>
            <w:vMerge/>
            <w:tcBorders>
              <w:left w:val="single" w:sz="4" w:space="0" w:color="auto"/>
              <w:bottom w:val="single" w:sz="4" w:space="0" w:color="auto"/>
              <w:right w:val="single" w:sz="4" w:space="0" w:color="auto"/>
            </w:tcBorders>
            <w:shd w:val="clear" w:color="000000" w:fill="DBDBDB"/>
            <w:noWrap/>
            <w:vAlign w:val="center"/>
            <w:hideMark/>
          </w:tcPr>
          <w:p w14:paraId="25EDD13C" w14:textId="69F5E55D"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F80B32E" w14:textId="52DB4B20"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Wael Rabah AlDhaheri</w:t>
            </w:r>
          </w:p>
        </w:tc>
        <w:tc>
          <w:tcPr>
            <w:tcW w:w="3558" w:type="dxa"/>
            <w:tcBorders>
              <w:top w:val="nil"/>
              <w:left w:val="nil"/>
              <w:bottom w:val="single" w:sz="4" w:space="0" w:color="auto"/>
              <w:right w:val="single" w:sz="4" w:space="0" w:color="auto"/>
            </w:tcBorders>
            <w:shd w:val="clear" w:color="auto" w:fill="auto"/>
            <w:noWrap/>
            <w:vAlign w:val="center"/>
            <w:hideMark/>
          </w:tcPr>
          <w:p w14:paraId="7766B104"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39A1E755" w14:textId="6ED2EE97"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bl>
    <w:p w14:paraId="5729F105" w14:textId="7F102262" w:rsidR="00EB38B7" w:rsidRDefault="00EB38B7" w:rsidP="00F13440">
      <w:pPr>
        <w:rPr>
          <w:rFonts w:asciiTheme="majorBidi" w:hAnsiTheme="majorBidi" w:cstheme="majorBidi"/>
        </w:rPr>
      </w:pPr>
    </w:p>
    <w:p w14:paraId="2903F414" w14:textId="77777777" w:rsidR="00EB38B7" w:rsidRPr="004A3D33" w:rsidRDefault="00EB38B7" w:rsidP="00F13440">
      <w:pPr>
        <w:rPr>
          <w:rFonts w:asciiTheme="majorBidi" w:hAnsiTheme="majorBidi" w:cstheme="majorBidi"/>
        </w:rPr>
      </w:pPr>
    </w:p>
    <w:p w14:paraId="7F85CFF8" w14:textId="77777777" w:rsidR="00F13440" w:rsidRPr="004A3D33" w:rsidRDefault="00F13440" w:rsidP="00F13440">
      <w:pPr>
        <w:rPr>
          <w:rFonts w:asciiTheme="majorBidi" w:hAnsiTheme="majorBidi" w:cstheme="majorBidi"/>
        </w:rPr>
      </w:pPr>
    </w:p>
    <w:p w14:paraId="4B8863F7" w14:textId="77777777" w:rsidR="00F13440" w:rsidRPr="004A3D33" w:rsidRDefault="00F13440" w:rsidP="00F13440">
      <w:pPr>
        <w:rPr>
          <w:rFonts w:asciiTheme="majorBidi" w:hAnsiTheme="majorBidi" w:cstheme="majorBidi"/>
        </w:rPr>
      </w:pPr>
    </w:p>
    <w:p w14:paraId="4A6FD2C5" w14:textId="77777777" w:rsidR="00F13440" w:rsidRPr="004A3D33" w:rsidRDefault="00F13440" w:rsidP="00F13440">
      <w:pPr>
        <w:rPr>
          <w:rFonts w:asciiTheme="majorBidi" w:hAnsiTheme="majorBidi" w:cstheme="majorBidi"/>
        </w:rPr>
      </w:pPr>
    </w:p>
    <w:p w14:paraId="3EF5B9D1" w14:textId="77777777" w:rsidR="00F13440" w:rsidRPr="004A3D33" w:rsidRDefault="00F13440" w:rsidP="00F13440">
      <w:pPr>
        <w:rPr>
          <w:rFonts w:asciiTheme="majorBidi" w:hAnsiTheme="majorBidi" w:cstheme="majorBidi"/>
        </w:rPr>
      </w:pPr>
    </w:p>
    <w:p w14:paraId="73E65021" w14:textId="77777777" w:rsidR="00F13440" w:rsidRPr="004A3D33" w:rsidRDefault="00F13440" w:rsidP="00F13440">
      <w:pPr>
        <w:rPr>
          <w:rFonts w:asciiTheme="majorBidi" w:hAnsiTheme="majorBidi" w:cstheme="majorBidi"/>
        </w:rPr>
      </w:pPr>
    </w:p>
    <w:p w14:paraId="659CED95" w14:textId="77777777" w:rsidR="00F13440" w:rsidRPr="004A3D33" w:rsidRDefault="00F13440" w:rsidP="00F13440">
      <w:pPr>
        <w:rPr>
          <w:rFonts w:asciiTheme="majorBidi" w:hAnsiTheme="majorBidi" w:cstheme="majorBidi"/>
        </w:rPr>
      </w:pPr>
    </w:p>
    <w:p w14:paraId="50536709" w14:textId="77777777" w:rsidR="00F13440" w:rsidRPr="004A3D33" w:rsidRDefault="00F13440" w:rsidP="00F13440">
      <w:pPr>
        <w:rPr>
          <w:rFonts w:asciiTheme="majorBidi" w:hAnsiTheme="majorBidi" w:cstheme="majorBidi"/>
        </w:rPr>
      </w:pPr>
    </w:p>
    <w:p w14:paraId="2AA4B26A" w14:textId="77777777" w:rsidR="00F13440" w:rsidRPr="004A3D33" w:rsidRDefault="00F13440" w:rsidP="00F13440">
      <w:pPr>
        <w:rPr>
          <w:rFonts w:asciiTheme="majorBidi" w:hAnsiTheme="majorBidi" w:cstheme="majorBidi"/>
        </w:rPr>
      </w:pPr>
    </w:p>
    <w:p w14:paraId="0B5D66CD" w14:textId="77777777" w:rsidR="00F13440" w:rsidRPr="004A3D33" w:rsidRDefault="00F13440" w:rsidP="00F13440">
      <w:pPr>
        <w:rPr>
          <w:rFonts w:asciiTheme="majorBidi" w:hAnsiTheme="majorBidi" w:cstheme="majorBidi"/>
        </w:rPr>
      </w:pPr>
    </w:p>
    <w:p w14:paraId="193D753B" w14:textId="77777777" w:rsidR="00F13440" w:rsidRPr="004A3D33" w:rsidRDefault="00F13440" w:rsidP="00F13440">
      <w:pPr>
        <w:rPr>
          <w:rFonts w:asciiTheme="majorBidi" w:hAnsiTheme="majorBidi" w:cstheme="majorBidi"/>
        </w:rPr>
      </w:pPr>
    </w:p>
    <w:p w14:paraId="65C71918" w14:textId="77777777" w:rsidR="00F13440" w:rsidRPr="004A3D33" w:rsidRDefault="00F13440" w:rsidP="00F13440">
      <w:pPr>
        <w:rPr>
          <w:rFonts w:asciiTheme="majorBidi" w:hAnsiTheme="majorBidi" w:cstheme="majorBidi"/>
        </w:rPr>
      </w:pPr>
    </w:p>
    <w:p w14:paraId="221AA48F" w14:textId="77777777" w:rsidR="00F13440" w:rsidRPr="004A3D33" w:rsidRDefault="00F13440" w:rsidP="00F13440">
      <w:pPr>
        <w:rPr>
          <w:rFonts w:asciiTheme="majorBidi" w:hAnsiTheme="majorBidi" w:cstheme="majorBidi"/>
        </w:rPr>
      </w:pPr>
    </w:p>
    <w:p w14:paraId="7327B892" w14:textId="77777777" w:rsidR="00F13440" w:rsidRPr="004A3D33" w:rsidRDefault="00F13440" w:rsidP="00F13440">
      <w:pPr>
        <w:rPr>
          <w:rFonts w:asciiTheme="majorBidi" w:hAnsiTheme="majorBidi" w:cstheme="majorBidi"/>
        </w:rPr>
      </w:pPr>
    </w:p>
    <w:p w14:paraId="55E0A2D6" w14:textId="7456F5A3" w:rsidR="00F13440" w:rsidRPr="004A3D33" w:rsidRDefault="00F13440" w:rsidP="00F13440">
      <w:pPr>
        <w:rPr>
          <w:rFonts w:asciiTheme="majorBidi" w:hAnsiTheme="majorBidi" w:cstheme="majorBidi"/>
        </w:rPr>
      </w:pPr>
    </w:p>
    <w:p w14:paraId="471A535E" w14:textId="57FD1F61" w:rsidR="000436CF" w:rsidRPr="004A3D33" w:rsidRDefault="000436CF" w:rsidP="00F13440">
      <w:pPr>
        <w:rPr>
          <w:rFonts w:asciiTheme="majorBidi" w:hAnsiTheme="majorBidi" w:cstheme="majorBidi"/>
        </w:rPr>
      </w:pPr>
    </w:p>
    <w:p w14:paraId="24A9AB19" w14:textId="1C15B646" w:rsidR="000436CF" w:rsidRPr="004A3D33" w:rsidRDefault="000436CF" w:rsidP="00F13440">
      <w:pPr>
        <w:rPr>
          <w:rFonts w:asciiTheme="majorBidi" w:hAnsiTheme="majorBidi" w:cstheme="majorBidi"/>
        </w:rPr>
      </w:pPr>
    </w:p>
    <w:p w14:paraId="07FE6D41" w14:textId="46B21793" w:rsidR="000436CF" w:rsidRPr="004A3D33" w:rsidRDefault="000436CF" w:rsidP="00F13440">
      <w:pPr>
        <w:rPr>
          <w:rFonts w:asciiTheme="majorBidi" w:hAnsiTheme="majorBidi" w:cstheme="majorBidi"/>
        </w:rPr>
      </w:pPr>
    </w:p>
    <w:p w14:paraId="393F4EC0" w14:textId="4CBCE840" w:rsidR="000436CF" w:rsidRPr="004A3D33" w:rsidRDefault="000436CF" w:rsidP="00F13440">
      <w:pPr>
        <w:rPr>
          <w:rFonts w:asciiTheme="majorBidi" w:hAnsiTheme="majorBidi" w:cstheme="majorBidi"/>
        </w:rPr>
      </w:pPr>
    </w:p>
    <w:p w14:paraId="0626CA8D" w14:textId="19353AE6" w:rsidR="000436CF" w:rsidRPr="004A3D33" w:rsidRDefault="000436CF" w:rsidP="00F13440">
      <w:pPr>
        <w:rPr>
          <w:rFonts w:asciiTheme="majorBidi" w:hAnsiTheme="majorBidi" w:cstheme="majorBidi"/>
        </w:rPr>
      </w:pPr>
    </w:p>
    <w:p w14:paraId="2A213B75" w14:textId="57F2D04B" w:rsidR="000436CF" w:rsidRPr="004A3D33" w:rsidRDefault="000436CF" w:rsidP="00F13440">
      <w:pPr>
        <w:rPr>
          <w:rFonts w:asciiTheme="majorBidi" w:hAnsiTheme="majorBidi" w:cstheme="majorBidi"/>
        </w:rPr>
      </w:pPr>
    </w:p>
    <w:p w14:paraId="37C4691D" w14:textId="45DC5469" w:rsidR="002F27C0" w:rsidRDefault="002F27C0" w:rsidP="00F13440">
      <w:pPr>
        <w:rPr>
          <w:ins w:id="680" w:author="SULAIMAN ABDULLAH S ABBAS" w:date="2021-10-03T15:15:00Z"/>
          <w:rFonts w:asciiTheme="majorBidi" w:hAnsiTheme="majorBidi" w:cstheme="majorBidi"/>
        </w:rPr>
      </w:pPr>
    </w:p>
    <w:p w14:paraId="309F1A49" w14:textId="77777777" w:rsidR="00FB619D" w:rsidRPr="004A3D33" w:rsidRDefault="00FB619D" w:rsidP="00F13440">
      <w:pPr>
        <w:rPr>
          <w:rFonts w:asciiTheme="majorBidi" w:hAnsiTheme="majorBidi" w:cstheme="majorBidi"/>
        </w:rPr>
      </w:pPr>
    </w:p>
    <w:p w14:paraId="116B5381" w14:textId="39AEA370" w:rsidR="00CD21AC" w:rsidRDefault="0013547D" w:rsidP="00FB619D">
      <w:pPr>
        <w:pStyle w:val="Heading2"/>
        <w:jc w:val="left"/>
        <w:rPr>
          <w:ins w:id="681" w:author="SULAIMAN ABDULLAH S ABBAS" w:date="2021-10-03T15:00:00Z"/>
        </w:rPr>
        <w:pPrChange w:id="682" w:author="SULAIMAN ABDULLAH S ABBAS" w:date="2021-10-03T15:15:00Z">
          <w:pPr/>
        </w:pPrChange>
      </w:pPr>
      <w:bookmarkStart w:id="683" w:name="_Toc84166601"/>
      <w:r w:rsidRPr="00CD1067">
        <w:lastRenderedPageBreak/>
        <w:t>References</w:t>
      </w:r>
      <w:bookmarkEnd w:id="683"/>
    </w:p>
    <w:p w14:paraId="0C35FCC4" w14:textId="2AFF0D5D" w:rsidR="00CD21AC" w:rsidRPr="00CD21AC" w:rsidRDefault="00CD21AC" w:rsidP="008E705F">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Change w:id="684" w:author="SULAIMAN ABDULLAH S ABBAS" w:date="2021-10-03T15:01:00Z">
            <w:rPr>
              <w:rFonts w:asciiTheme="majorBidi" w:hAnsiTheme="majorBidi" w:cstheme="majorBidi"/>
              <w:b/>
              <w:bCs/>
              <w:sz w:val="24"/>
              <w:szCs w:val="24"/>
            </w:rPr>
          </w:rPrChange>
        </w:rPr>
        <w:pPrChange w:id="685" w:author="SULAIMAN ABDULLAH S ABBAS" w:date="2021-10-03T15:01:00Z">
          <w:pPr/>
        </w:pPrChange>
      </w:pPr>
      <w:ins w:id="686" w:author="SULAIMAN ABDULLAH S ABBAS" w:date="2021-10-03T15:00:00Z">
        <w:r w:rsidRPr="00CD21AC">
          <w:rPr>
            <w:rFonts w:asciiTheme="majorBidi" w:hAnsiTheme="majorBidi" w:cstheme="majorBidi"/>
            <w:sz w:val="20"/>
            <w:szCs w:val="20"/>
            <w:rPrChange w:id="687" w:author="SULAIMAN ABDULLAH S ABBAS" w:date="2021-10-03T15:01:00Z">
              <w:rPr>
                <w:rFonts w:asciiTheme="majorBidi" w:hAnsiTheme="majorBidi" w:cstheme="majorBidi"/>
                <w:b/>
                <w:bCs/>
                <w:sz w:val="24"/>
                <w:szCs w:val="24"/>
              </w:rPr>
            </w:rPrChange>
          </w:rPr>
          <w:t>[</w:t>
        </w:r>
      </w:ins>
      <w:ins w:id="688" w:author="SULAIMAN ABDULLAH S ABBAS" w:date="2021-10-03T15:01:00Z">
        <w:r w:rsidRPr="00CD21AC">
          <w:rPr>
            <w:rFonts w:asciiTheme="majorBidi" w:hAnsiTheme="majorBidi" w:cstheme="majorBidi"/>
            <w:sz w:val="20"/>
            <w:szCs w:val="20"/>
            <w:rPrChange w:id="689" w:author="SULAIMAN ABDULLAH S ABBAS" w:date="2021-10-03T15:01:00Z">
              <w:rPr>
                <w:rFonts w:asciiTheme="majorBidi" w:hAnsiTheme="majorBidi" w:cstheme="majorBidi"/>
                <w:sz w:val="24"/>
                <w:szCs w:val="24"/>
              </w:rPr>
            </w:rPrChange>
          </w:rPr>
          <w:t>1</w:t>
        </w:r>
      </w:ins>
      <w:ins w:id="690" w:author="SULAIMAN ABDULLAH S ABBAS" w:date="2021-10-03T15:00:00Z">
        <w:r w:rsidRPr="00CD21AC">
          <w:rPr>
            <w:rFonts w:asciiTheme="majorBidi" w:hAnsiTheme="majorBidi" w:cstheme="majorBidi"/>
            <w:sz w:val="20"/>
            <w:szCs w:val="20"/>
            <w:rPrChange w:id="691" w:author="SULAIMAN ABDULLAH S ABBAS" w:date="2021-10-03T15:01:00Z">
              <w:rPr>
                <w:rFonts w:asciiTheme="majorBidi" w:hAnsiTheme="majorBidi" w:cstheme="majorBidi"/>
                <w:b/>
                <w:bCs/>
                <w:sz w:val="24"/>
                <w:szCs w:val="24"/>
              </w:rPr>
            </w:rPrChange>
          </w:rPr>
          <w:t>]"Google Earth", </w:t>
        </w:r>
        <w:r w:rsidRPr="00CD21AC">
          <w:rPr>
            <w:rFonts w:asciiTheme="majorBidi" w:hAnsiTheme="majorBidi" w:cstheme="majorBidi"/>
            <w:i/>
            <w:iCs/>
            <w:sz w:val="20"/>
            <w:szCs w:val="20"/>
            <w:rPrChange w:id="692" w:author="SULAIMAN ABDULLAH S ABBAS" w:date="2021-10-03T15:01:00Z">
              <w:rPr>
                <w:rFonts w:asciiTheme="majorBidi" w:hAnsiTheme="majorBidi" w:cstheme="majorBidi"/>
                <w:b/>
                <w:bCs/>
                <w:i/>
                <w:iCs/>
                <w:sz w:val="24"/>
                <w:szCs w:val="24"/>
              </w:rPr>
            </w:rPrChange>
          </w:rPr>
          <w:t>Earth.google.com</w:t>
        </w:r>
        <w:r w:rsidRPr="00CD21AC">
          <w:rPr>
            <w:rFonts w:asciiTheme="majorBidi" w:hAnsiTheme="majorBidi" w:cstheme="majorBidi"/>
            <w:sz w:val="20"/>
            <w:szCs w:val="20"/>
            <w:rPrChange w:id="693" w:author="SULAIMAN ABDULLAH S ABBAS" w:date="2021-10-03T15:01:00Z">
              <w:rPr>
                <w:rFonts w:asciiTheme="majorBidi" w:hAnsiTheme="majorBidi" w:cstheme="majorBidi"/>
                <w:b/>
                <w:bCs/>
                <w:sz w:val="24"/>
                <w:szCs w:val="24"/>
              </w:rPr>
            </w:rPrChange>
          </w:rPr>
          <w:t>, 2021. [Online]. Available: https://earth.google.com/web/. [Accessed: 03- Oct- 2021]</w:t>
        </w:r>
      </w:ins>
    </w:p>
    <w:p w14:paraId="7906C58C" w14:textId="1EBAD626" w:rsid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ins w:id="694" w:author="SULAIMAN ABDULLAH S ABBAS" w:date="2021-10-03T15:01:00Z"/>
          <w:rFonts w:asciiTheme="majorBidi" w:hAnsiTheme="majorBidi" w:cstheme="majorBidi"/>
          <w:sz w:val="20"/>
          <w:szCs w:val="20"/>
        </w:rPr>
      </w:pPr>
      <w:r w:rsidRPr="0013547D">
        <w:rPr>
          <w:rFonts w:asciiTheme="majorBidi" w:hAnsiTheme="majorBidi" w:cstheme="majorBidi"/>
          <w:sz w:val="20"/>
          <w:szCs w:val="20"/>
        </w:rPr>
        <w:t>[</w:t>
      </w:r>
      <w:ins w:id="695" w:author="SULAIMAN ABDULLAH S ABBAS" w:date="2021-10-03T15:01:00Z">
        <w:r w:rsidR="002222E0">
          <w:rPr>
            <w:rFonts w:asciiTheme="majorBidi" w:hAnsiTheme="majorBidi" w:cstheme="majorBidi"/>
            <w:sz w:val="20"/>
            <w:szCs w:val="20"/>
          </w:rPr>
          <w:t>2</w:t>
        </w:r>
      </w:ins>
      <w:del w:id="696" w:author="SULAIMAN ABDULLAH S ABBAS" w:date="2021-10-03T15:01:00Z">
        <w:r w:rsidRPr="0013547D" w:rsidDel="002222E0">
          <w:rPr>
            <w:rFonts w:asciiTheme="majorBidi" w:hAnsiTheme="majorBidi" w:cstheme="majorBidi"/>
            <w:sz w:val="20"/>
            <w:szCs w:val="20"/>
          </w:rPr>
          <w:delText>1</w:delText>
        </w:r>
      </w:del>
      <w:r w:rsidRPr="0013547D">
        <w:rPr>
          <w:rFonts w:asciiTheme="majorBidi" w:hAnsiTheme="majorBidi" w:cstheme="majorBidi"/>
          <w:sz w:val="20"/>
          <w:szCs w:val="20"/>
        </w:rPr>
        <w:t xml:space="preserve">]J. </w:t>
      </w:r>
      <w:proofErr w:type="spellStart"/>
      <w:r w:rsidRPr="0013547D">
        <w:rPr>
          <w:rFonts w:asciiTheme="majorBidi" w:hAnsiTheme="majorBidi" w:cstheme="majorBidi"/>
          <w:sz w:val="20"/>
          <w:szCs w:val="20"/>
        </w:rPr>
        <w:t>Waykule</w:t>
      </w:r>
      <w:proofErr w:type="spellEnd"/>
      <w:r w:rsidRPr="0013547D">
        <w:rPr>
          <w:rFonts w:asciiTheme="majorBidi" w:hAnsiTheme="majorBidi" w:cstheme="majorBidi"/>
          <w:sz w:val="20"/>
          <w:szCs w:val="20"/>
        </w:rPr>
        <w:t>, "Smart Drone Delivery System", </w:t>
      </w:r>
      <w:r w:rsidRPr="0013547D">
        <w:rPr>
          <w:rFonts w:asciiTheme="majorBidi" w:hAnsiTheme="majorBidi" w:cstheme="majorBidi"/>
          <w:i/>
          <w:iCs/>
          <w:sz w:val="20"/>
          <w:szCs w:val="20"/>
        </w:rPr>
        <w:t>https://www.researchgate.net/</w:t>
      </w:r>
      <w:r w:rsidRPr="0013547D">
        <w:rPr>
          <w:rFonts w:asciiTheme="majorBidi" w:hAnsiTheme="majorBidi" w:cstheme="majorBidi"/>
          <w:sz w:val="20"/>
          <w:szCs w:val="20"/>
        </w:rPr>
        <w:t>, 2020. [Online]. Available: https://www.researchgate.net/publication/344513432_Smart_Drone_Delivery_System. [Accessed: 28- Sep- 2021]</w:t>
      </w:r>
    </w:p>
    <w:p w14:paraId="48544E95" w14:textId="65577B80" w:rsidR="00897E57" w:rsidRPr="0013547D" w:rsidRDefault="00E52EE4" w:rsidP="00897E57">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
        <w:pPrChange w:id="697" w:author="SULAIMAN ABDULLAH S ABBAS" w:date="2021-10-03T15:03:00Z">
          <w:pPr>
            <w:pBdr>
              <w:top w:val="single" w:sz="4" w:space="1" w:color="auto"/>
              <w:left w:val="single" w:sz="4" w:space="4" w:color="auto"/>
              <w:bottom w:val="single" w:sz="4" w:space="1" w:color="auto"/>
              <w:right w:val="single" w:sz="4" w:space="4" w:color="auto"/>
              <w:between w:val="single" w:sz="4" w:space="1" w:color="auto"/>
              <w:bar w:val="single" w:sz="4" w:color="auto"/>
            </w:pBdr>
          </w:pPr>
        </w:pPrChange>
      </w:pPr>
      <w:ins w:id="698" w:author="SULAIMAN ABDULLAH S ABBAS" w:date="2021-10-03T15:01:00Z">
        <w:r>
          <w:rPr>
            <w:rFonts w:asciiTheme="majorBidi" w:hAnsiTheme="majorBidi" w:cstheme="majorBidi"/>
            <w:sz w:val="20"/>
            <w:szCs w:val="20"/>
          </w:rPr>
          <w:t>[3]</w:t>
        </w:r>
      </w:ins>
      <w:ins w:id="699" w:author="SULAIMAN ABDULLAH S ABBAS" w:date="2021-10-03T15:02:00Z">
        <w:r w:rsidR="00A23874">
          <w:rPr>
            <w:rFonts w:asciiTheme="majorBidi" w:hAnsiTheme="majorBidi" w:cstheme="majorBidi"/>
            <w:sz w:val="20"/>
            <w:szCs w:val="20"/>
          </w:rPr>
          <w:t xml:space="preserve"> </w:t>
        </w:r>
      </w:ins>
      <w:ins w:id="700" w:author="SULAIMAN ABDULLAH S ABBAS" w:date="2021-10-03T15:03:00Z">
        <w:r w:rsidR="00A23874">
          <w:rPr>
            <w:rFonts w:asciiTheme="majorBidi" w:hAnsiTheme="majorBidi" w:cstheme="majorBidi"/>
            <w:sz w:val="20"/>
            <w:szCs w:val="20"/>
          </w:rPr>
          <w:t>Source: Adapted from [2]</w:t>
        </w:r>
      </w:ins>
      <w:ins w:id="701" w:author="SULAIMAN ABDULLAH S ABBAS" w:date="2021-10-03T15:02:00Z">
        <w:r w:rsidR="00A23874">
          <w:rPr>
            <w:rFonts w:asciiTheme="majorBidi" w:hAnsiTheme="majorBidi" w:cstheme="majorBidi"/>
            <w:sz w:val="20"/>
            <w:szCs w:val="20"/>
          </w:rPr>
          <w:t xml:space="preserve"> </w:t>
        </w:r>
      </w:ins>
    </w:p>
    <w:p w14:paraId="541EDDCE" w14:textId="24EC84F3" w:rsid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ns w:id="702" w:author="SULAIMAN ABDULLAH S ABBAS" w:date="2021-10-03T15:03:00Z"/>
          <w:rFonts w:asciiTheme="majorBidi" w:hAnsiTheme="majorBidi" w:cstheme="majorBidi"/>
          <w:sz w:val="20"/>
          <w:szCs w:val="20"/>
        </w:rPr>
      </w:pPr>
      <w:r w:rsidRPr="0013547D">
        <w:rPr>
          <w:rFonts w:asciiTheme="majorBidi" w:hAnsiTheme="majorBidi" w:cstheme="majorBidi"/>
          <w:sz w:val="20"/>
          <w:szCs w:val="20"/>
        </w:rPr>
        <w:t>[</w:t>
      </w:r>
      <w:ins w:id="703" w:author="SULAIMAN ABDULLAH S ABBAS" w:date="2021-10-03T15:03:00Z">
        <w:r w:rsidR="00897E57">
          <w:rPr>
            <w:rFonts w:asciiTheme="majorBidi" w:hAnsiTheme="majorBidi" w:cstheme="majorBidi"/>
            <w:sz w:val="20"/>
            <w:szCs w:val="20"/>
          </w:rPr>
          <w:t>4</w:t>
        </w:r>
      </w:ins>
      <w:del w:id="704" w:author="SULAIMAN ABDULLAH S ABBAS" w:date="2021-10-03T15:03:00Z">
        <w:r w:rsidRPr="0013547D" w:rsidDel="00897E57">
          <w:rPr>
            <w:rFonts w:asciiTheme="majorBidi" w:hAnsiTheme="majorBidi" w:cstheme="majorBidi"/>
            <w:sz w:val="20"/>
            <w:szCs w:val="20"/>
          </w:rPr>
          <w:delText>2</w:delText>
        </w:r>
      </w:del>
      <w:r w:rsidRPr="0013547D">
        <w:rPr>
          <w:rFonts w:asciiTheme="majorBidi" w:hAnsiTheme="majorBidi" w:cstheme="majorBidi"/>
          <w:sz w:val="20"/>
          <w:szCs w:val="20"/>
        </w:rPr>
        <w:t>]"Prototype design of medical round supporting robot “</w:t>
      </w:r>
      <w:proofErr w:type="spellStart"/>
      <w:r w:rsidRPr="0013547D">
        <w:rPr>
          <w:rFonts w:asciiTheme="majorBidi" w:hAnsiTheme="majorBidi" w:cstheme="majorBidi"/>
          <w:sz w:val="20"/>
          <w:szCs w:val="20"/>
        </w:rPr>
        <w:t>Terapio</w:t>
      </w:r>
      <w:proofErr w:type="spellEnd"/>
      <w:r w:rsidRPr="0013547D">
        <w:rPr>
          <w:rFonts w:asciiTheme="majorBidi" w:hAnsiTheme="majorBidi" w:cstheme="majorBidi"/>
          <w:sz w:val="20"/>
          <w:szCs w:val="20"/>
        </w:rPr>
        <w:t>”", </w:t>
      </w:r>
      <w:r w:rsidRPr="0013547D">
        <w:rPr>
          <w:rFonts w:asciiTheme="majorBidi" w:hAnsiTheme="majorBidi" w:cstheme="majorBidi"/>
          <w:i/>
          <w:iCs/>
          <w:sz w:val="20"/>
          <w:szCs w:val="20"/>
        </w:rPr>
        <w:t>Ieeexplore.ieee.org</w:t>
      </w:r>
      <w:r w:rsidRPr="0013547D">
        <w:rPr>
          <w:rFonts w:asciiTheme="majorBidi" w:hAnsiTheme="majorBidi" w:cstheme="majorBidi"/>
          <w:sz w:val="20"/>
          <w:szCs w:val="20"/>
        </w:rPr>
        <w:t>, 2021. [Online]. Available: https://ieeexplore.ieee.org/abstract/document/7139274. [Accessed: 28- Sep- 2021]</w:t>
      </w:r>
    </w:p>
    <w:p w14:paraId="20B52889" w14:textId="42D2AB72" w:rsidR="00897E57" w:rsidRPr="0013547D" w:rsidRDefault="00897E57"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ins w:id="705" w:author="SULAIMAN ABDULLAH S ABBAS" w:date="2021-10-03T15:03:00Z">
        <w:r>
          <w:rPr>
            <w:rFonts w:asciiTheme="majorBidi" w:hAnsiTheme="majorBidi" w:cstheme="majorBidi"/>
            <w:sz w:val="20"/>
            <w:szCs w:val="20"/>
          </w:rPr>
          <w:t xml:space="preserve">[5] Source: Adapted from </w:t>
        </w:r>
        <w:r w:rsidR="00F63EC8">
          <w:rPr>
            <w:rFonts w:asciiTheme="majorBidi" w:hAnsiTheme="majorBidi" w:cstheme="majorBidi"/>
            <w:sz w:val="20"/>
            <w:szCs w:val="20"/>
          </w:rPr>
          <w:t>[</w:t>
        </w:r>
        <w:r>
          <w:rPr>
            <w:rFonts w:asciiTheme="majorBidi" w:hAnsiTheme="majorBidi" w:cstheme="majorBidi"/>
            <w:sz w:val="20"/>
            <w:szCs w:val="20"/>
          </w:rPr>
          <w:t>4</w:t>
        </w:r>
        <w:r w:rsidR="00F63EC8">
          <w:rPr>
            <w:rFonts w:asciiTheme="majorBidi" w:hAnsiTheme="majorBidi" w:cstheme="majorBidi"/>
            <w:sz w:val="20"/>
            <w:szCs w:val="20"/>
          </w:rPr>
          <w:t>]</w:t>
        </w:r>
        <w:r>
          <w:rPr>
            <w:rFonts w:asciiTheme="majorBidi" w:hAnsiTheme="majorBidi" w:cstheme="majorBidi"/>
            <w:sz w:val="20"/>
            <w:szCs w:val="20"/>
          </w:rPr>
          <w:t>.</w:t>
        </w:r>
      </w:ins>
    </w:p>
    <w:p w14:paraId="42A16C94" w14:textId="50DFDB9A"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w:t>
      </w:r>
      <w:ins w:id="706" w:author="SULAIMAN ABDULLAH S ABBAS" w:date="2021-10-03T15:04:00Z">
        <w:r w:rsidR="00BF0F65">
          <w:rPr>
            <w:rFonts w:asciiTheme="majorBidi" w:hAnsiTheme="majorBidi" w:cstheme="majorBidi"/>
            <w:sz w:val="20"/>
            <w:szCs w:val="20"/>
          </w:rPr>
          <w:t>6</w:t>
        </w:r>
      </w:ins>
      <w:del w:id="707" w:author="SULAIMAN ABDULLAH S ABBAS" w:date="2021-10-03T15:04:00Z">
        <w:r w:rsidRPr="0013547D" w:rsidDel="00BF0F65">
          <w:rPr>
            <w:rFonts w:asciiTheme="majorBidi" w:hAnsiTheme="majorBidi" w:cstheme="majorBidi"/>
            <w:sz w:val="20"/>
            <w:szCs w:val="20"/>
          </w:rPr>
          <w:delText>3</w:delText>
        </w:r>
      </w:del>
      <w:r w:rsidRPr="0013547D">
        <w:rPr>
          <w:rFonts w:asciiTheme="majorBidi" w:hAnsiTheme="majorBidi" w:cstheme="majorBidi"/>
          <w:sz w:val="20"/>
          <w:szCs w:val="20"/>
        </w:rPr>
        <w:t xml:space="preserve">]D. </w:t>
      </w:r>
      <w:proofErr w:type="spellStart"/>
      <w:r w:rsidRPr="0013547D">
        <w:rPr>
          <w:rFonts w:asciiTheme="majorBidi" w:hAnsiTheme="majorBidi" w:cstheme="majorBidi"/>
          <w:sz w:val="20"/>
          <w:szCs w:val="20"/>
        </w:rPr>
        <w:t>Dhabale</w:t>
      </w:r>
      <w:proofErr w:type="spellEnd"/>
      <w:r w:rsidRPr="0013547D">
        <w:rPr>
          <w:rFonts w:asciiTheme="majorBidi" w:hAnsiTheme="majorBidi" w:cstheme="majorBidi"/>
          <w:sz w:val="20"/>
          <w:szCs w:val="20"/>
        </w:rPr>
        <w:t>, "Design and Development of Autonomous Delivery Robot", </w:t>
      </w:r>
      <w:r w:rsidRPr="0013547D">
        <w:rPr>
          <w:rFonts w:asciiTheme="majorBidi" w:hAnsiTheme="majorBidi" w:cstheme="majorBidi"/>
          <w:i/>
          <w:iCs/>
          <w:sz w:val="20"/>
          <w:szCs w:val="20"/>
        </w:rPr>
        <w:t>Arxiv.org</w:t>
      </w:r>
      <w:r w:rsidRPr="0013547D">
        <w:rPr>
          <w:rFonts w:asciiTheme="majorBidi" w:hAnsiTheme="majorBidi" w:cstheme="majorBidi"/>
          <w:sz w:val="20"/>
          <w:szCs w:val="20"/>
        </w:rPr>
        <w:t>, 2021. [Online]. Available: https://arxiv.org/pdf/2103.09229.pdf. [Accessed: 28- Sep- 2021]</w:t>
      </w:r>
    </w:p>
    <w:p w14:paraId="3FC9C817" w14:textId="621E7D7E" w:rsidR="00F13440"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b/>
          <w:bCs/>
          <w:sz w:val="20"/>
          <w:szCs w:val="20"/>
        </w:rPr>
      </w:pPr>
      <w:r w:rsidRPr="0013547D">
        <w:rPr>
          <w:rFonts w:asciiTheme="majorBidi" w:hAnsiTheme="majorBidi" w:cstheme="majorBidi"/>
          <w:sz w:val="20"/>
          <w:szCs w:val="20"/>
        </w:rPr>
        <w:t>[</w:t>
      </w:r>
      <w:ins w:id="708" w:author="SULAIMAN ABDULLAH S ABBAS" w:date="2021-10-03T15:04:00Z">
        <w:r w:rsidR="00253FCD">
          <w:rPr>
            <w:rFonts w:asciiTheme="majorBidi" w:hAnsiTheme="majorBidi" w:cstheme="majorBidi"/>
            <w:sz w:val="20"/>
            <w:szCs w:val="20"/>
          </w:rPr>
          <w:t>7</w:t>
        </w:r>
      </w:ins>
      <w:del w:id="709" w:author="SULAIMAN ABDULLAH S ABBAS" w:date="2021-10-03T15:04:00Z">
        <w:r w:rsidRPr="0013547D" w:rsidDel="00253FCD">
          <w:rPr>
            <w:rFonts w:asciiTheme="majorBidi" w:hAnsiTheme="majorBidi" w:cstheme="majorBidi"/>
            <w:sz w:val="20"/>
            <w:szCs w:val="20"/>
          </w:rPr>
          <w:delText>4</w:delText>
        </w:r>
      </w:del>
      <w:r w:rsidRPr="0013547D">
        <w:rPr>
          <w:rFonts w:asciiTheme="majorBidi" w:hAnsiTheme="majorBidi" w:cstheme="majorBidi"/>
          <w:sz w:val="20"/>
          <w:szCs w:val="20"/>
        </w:rPr>
        <w:t>]E. Kouao, "This Raspberry Pi Delivery Robot is Controlled by Live Stream Chat", </w:t>
      </w:r>
      <w:r w:rsidRPr="0013547D">
        <w:rPr>
          <w:rFonts w:asciiTheme="majorBidi" w:hAnsiTheme="majorBidi" w:cstheme="majorBidi"/>
          <w:i/>
          <w:iCs/>
          <w:sz w:val="20"/>
          <w:szCs w:val="20"/>
        </w:rPr>
        <w:t>Tom's Hardware</w:t>
      </w:r>
      <w:r w:rsidRPr="0013547D">
        <w:rPr>
          <w:rFonts w:asciiTheme="majorBidi" w:hAnsiTheme="majorBidi" w:cstheme="majorBidi"/>
          <w:sz w:val="20"/>
          <w:szCs w:val="20"/>
        </w:rPr>
        <w:t>, 2021. [Online]. Available: https://www.tomshardware.com/news/raspberry-pi-delivery-robot-droiid. [Accessed: 28- Sep- 2021]</w:t>
      </w:r>
    </w:p>
    <w:p w14:paraId="1F90E995" w14:textId="207A2DCF" w:rsidR="00B426C8" w:rsidRPr="004A3D33" w:rsidRDefault="00B426C8">
      <w:pPr>
        <w:rPr>
          <w:rFonts w:asciiTheme="majorBidi" w:hAnsiTheme="majorBidi" w:cstheme="majorBidi"/>
        </w:rPr>
      </w:pPr>
      <w:r w:rsidRPr="004A3D33">
        <w:rPr>
          <w:rFonts w:asciiTheme="majorBidi" w:hAnsiTheme="majorBidi" w:cstheme="majorBidi"/>
        </w:rPr>
        <w:tab/>
      </w:r>
    </w:p>
    <w:p w14:paraId="2CD223CC" w14:textId="588A4B35" w:rsidR="001E6B8F" w:rsidRPr="004A3D33" w:rsidRDefault="001E6B8F">
      <w:pPr>
        <w:rPr>
          <w:rFonts w:asciiTheme="majorBidi" w:hAnsiTheme="majorBidi" w:cstheme="majorBidi"/>
        </w:rPr>
      </w:pPr>
    </w:p>
    <w:p w14:paraId="09A2ACF6" w14:textId="37D79D62" w:rsidR="004C1393" w:rsidRPr="004A3D33" w:rsidRDefault="004C1393">
      <w:pPr>
        <w:rPr>
          <w:rFonts w:asciiTheme="majorBidi" w:hAnsiTheme="majorBidi" w:cstheme="majorBidi"/>
        </w:rPr>
      </w:pPr>
    </w:p>
    <w:p w14:paraId="5313055C" w14:textId="24C817B4" w:rsidR="004C1393" w:rsidRPr="004A3D33" w:rsidRDefault="004C1393">
      <w:pPr>
        <w:rPr>
          <w:rFonts w:asciiTheme="majorBidi" w:hAnsiTheme="majorBidi" w:cstheme="majorBidi"/>
        </w:rPr>
      </w:pPr>
    </w:p>
    <w:sectPr w:rsidR="004C1393" w:rsidRPr="004A3D3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AFE0F" w14:textId="77777777" w:rsidR="00477B82" w:rsidRDefault="00477B82" w:rsidP="00EB38B7">
      <w:pPr>
        <w:spacing w:after="0" w:line="240" w:lineRule="auto"/>
      </w:pPr>
      <w:r>
        <w:separator/>
      </w:r>
    </w:p>
  </w:endnote>
  <w:endnote w:type="continuationSeparator" w:id="0">
    <w:p w14:paraId="09087513" w14:textId="77777777" w:rsidR="00477B82" w:rsidRDefault="00477B82" w:rsidP="00EB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53235"/>
      <w:docPartObj>
        <w:docPartGallery w:val="Page Numbers (Bottom of Page)"/>
        <w:docPartUnique/>
      </w:docPartObj>
    </w:sdtPr>
    <w:sdtEndPr/>
    <w:sdtContent>
      <w:p w14:paraId="13372C23" w14:textId="41C56ECA" w:rsidR="00EB38B7" w:rsidRDefault="00EB38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9E4C3D" w14:textId="77777777" w:rsidR="00EB38B7" w:rsidRDefault="00EB3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410C3" w14:textId="77777777" w:rsidR="00477B82" w:rsidRDefault="00477B82" w:rsidP="00EB38B7">
      <w:pPr>
        <w:spacing w:after="0" w:line="240" w:lineRule="auto"/>
      </w:pPr>
      <w:r>
        <w:separator/>
      </w:r>
    </w:p>
  </w:footnote>
  <w:footnote w:type="continuationSeparator" w:id="0">
    <w:p w14:paraId="3BCD2DA1" w14:textId="77777777" w:rsidR="00477B82" w:rsidRDefault="00477B82" w:rsidP="00EB3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1E7"/>
    <w:multiLevelType w:val="hybridMultilevel"/>
    <w:tmpl w:val="BCD83F50"/>
    <w:lvl w:ilvl="0" w:tplc="E0FEE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355"/>
    <w:multiLevelType w:val="hybridMultilevel"/>
    <w:tmpl w:val="F9FE2B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2C823C7"/>
    <w:multiLevelType w:val="hybridMultilevel"/>
    <w:tmpl w:val="8C285F24"/>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E68"/>
    <w:multiLevelType w:val="hybridMultilevel"/>
    <w:tmpl w:val="7F00B13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7430D"/>
    <w:multiLevelType w:val="hybridMultilevel"/>
    <w:tmpl w:val="6212DA36"/>
    <w:lvl w:ilvl="0" w:tplc="8C32D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23B83"/>
    <w:multiLevelType w:val="hybridMultilevel"/>
    <w:tmpl w:val="AB2AE818"/>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7"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C31FA"/>
    <w:multiLevelType w:val="hybridMultilevel"/>
    <w:tmpl w:val="39B89BDA"/>
    <w:lvl w:ilvl="0" w:tplc="C6AAD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32A85"/>
    <w:multiLevelType w:val="hybridMultilevel"/>
    <w:tmpl w:val="D90898D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5977D6"/>
    <w:multiLevelType w:val="hybridMultilevel"/>
    <w:tmpl w:val="F1B683B2"/>
    <w:lvl w:ilvl="0" w:tplc="6D8E7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07080"/>
    <w:multiLevelType w:val="hybridMultilevel"/>
    <w:tmpl w:val="A692B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BC76C3"/>
    <w:multiLevelType w:val="hybridMultilevel"/>
    <w:tmpl w:val="F668A39A"/>
    <w:lvl w:ilvl="0" w:tplc="D7D49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2"/>
  </w:num>
  <w:num w:numId="3">
    <w:abstractNumId w:val="3"/>
  </w:num>
  <w:num w:numId="4">
    <w:abstractNumId w:val="1"/>
  </w:num>
  <w:num w:numId="5">
    <w:abstractNumId w:val="0"/>
  </w:num>
  <w:num w:numId="6">
    <w:abstractNumId w:val="10"/>
  </w:num>
  <w:num w:numId="7">
    <w:abstractNumId w:val="4"/>
  </w:num>
  <w:num w:numId="8">
    <w:abstractNumId w:val="8"/>
  </w:num>
  <w:num w:numId="9">
    <w:abstractNumId w:val="2"/>
  </w:num>
  <w:num w:numId="10">
    <w:abstractNumId w:val="5"/>
  </w:num>
  <w:num w:numId="11">
    <w:abstractNumId w:val="9"/>
  </w:num>
  <w:num w:numId="12">
    <w:abstractNumId w:val="11"/>
  </w:num>
  <w:num w:numId="13">
    <w:abstractNumId w:val="13"/>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LAIMAN ABDULLAH S ABBAS">
    <w15:presenceInfo w15:providerId="None" w15:userId="SULAIMAN ABDULLAH S ABB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00501"/>
    <w:rsid w:val="00013D7E"/>
    <w:rsid w:val="000167AD"/>
    <w:rsid w:val="00023331"/>
    <w:rsid w:val="000236B3"/>
    <w:rsid w:val="000436CF"/>
    <w:rsid w:val="000546B5"/>
    <w:rsid w:val="0006691C"/>
    <w:rsid w:val="00070E2D"/>
    <w:rsid w:val="00072159"/>
    <w:rsid w:val="000928CE"/>
    <w:rsid w:val="000A4D5A"/>
    <w:rsid w:val="000B66B6"/>
    <w:rsid w:val="001113FE"/>
    <w:rsid w:val="00131E15"/>
    <w:rsid w:val="0013547D"/>
    <w:rsid w:val="001376C7"/>
    <w:rsid w:val="001426D8"/>
    <w:rsid w:val="00142D10"/>
    <w:rsid w:val="00147E9F"/>
    <w:rsid w:val="0015549B"/>
    <w:rsid w:val="001709D2"/>
    <w:rsid w:val="00172B86"/>
    <w:rsid w:val="00183972"/>
    <w:rsid w:val="001D16C0"/>
    <w:rsid w:val="001E6B8F"/>
    <w:rsid w:val="00213FB2"/>
    <w:rsid w:val="002222E0"/>
    <w:rsid w:val="002304B3"/>
    <w:rsid w:val="00244911"/>
    <w:rsid w:val="00252475"/>
    <w:rsid w:val="00253FCD"/>
    <w:rsid w:val="00264B0E"/>
    <w:rsid w:val="00272438"/>
    <w:rsid w:val="00282111"/>
    <w:rsid w:val="00283646"/>
    <w:rsid w:val="002914AE"/>
    <w:rsid w:val="00297B8B"/>
    <w:rsid w:val="002B65C5"/>
    <w:rsid w:val="002B7369"/>
    <w:rsid w:val="002D125B"/>
    <w:rsid w:val="002F27C0"/>
    <w:rsid w:val="00304EE3"/>
    <w:rsid w:val="003140A3"/>
    <w:rsid w:val="003334EE"/>
    <w:rsid w:val="00335298"/>
    <w:rsid w:val="00391174"/>
    <w:rsid w:val="00392C18"/>
    <w:rsid w:val="0039448C"/>
    <w:rsid w:val="00397D46"/>
    <w:rsid w:val="003B0156"/>
    <w:rsid w:val="003B5FEB"/>
    <w:rsid w:val="003C0690"/>
    <w:rsid w:val="003D3E70"/>
    <w:rsid w:val="003E2282"/>
    <w:rsid w:val="00401C16"/>
    <w:rsid w:val="0040556D"/>
    <w:rsid w:val="00454B81"/>
    <w:rsid w:val="00477B82"/>
    <w:rsid w:val="004A3D33"/>
    <w:rsid w:val="004B3B53"/>
    <w:rsid w:val="004C1393"/>
    <w:rsid w:val="004C4CD3"/>
    <w:rsid w:val="004C6288"/>
    <w:rsid w:val="004F3070"/>
    <w:rsid w:val="004F6E84"/>
    <w:rsid w:val="005052E3"/>
    <w:rsid w:val="00515A21"/>
    <w:rsid w:val="005177BD"/>
    <w:rsid w:val="00542528"/>
    <w:rsid w:val="005428F0"/>
    <w:rsid w:val="005505D4"/>
    <w:rsid w:val="005639A5"/>
    <w:rsid w:val="005A12D4"/>
    <w:rsid w:val="005B1D0E"/>
    <w:rsid w:val="005B5354"/>
    <w:rsid w:val="005D35EA"/>
    <w:rsid w:val="005D550E"/>
    <w:rsid w:val="005F516D"/>
    <w:rsid w:val="00602B67"/>
    <w:rsid w:val="0061267C"/>
    <w:rsid w:val="006170B3"/>
    <w:rsid w:val="00636306"/>
    <w:rsid w:val="00653BAD"/>
    <w:rsid w:val="00654096"/>
    <w:rsid w:val="0066212C"/>
    <w:rsid w:val="00664AB6"/>
    <w:rsid w:val="0068192D"/>
    <w:rsid w:val="006904D3"/>
    <w:rsid w:val="00697FB9"/>
    <w:rsid w:val="006A3435"/>
    <w:rsid w:val="006B689E"/>
    <w:rsid w:val="006D0A91"/>
    <w:rsid w:val="006D23CD"/>
    <w:rsid w:val="006D35F1"/>
    <w:rsid w:val="00717F11"/>
    <w:rsid w:val="00723E00"/>
    <w:rsid w:val="007407A7"/>
    <w:rsid w:val="007430BE"/>
    <w:rsid w:val="0076557A"/>
    <w:rsid w:val="0077457A"/>
    <w:rsid w:val="007E05D9"/>
    <w:rsid w:val="007F481E"/>
    <w:rsid w:val="00804248"/>
    <w:rsid w:val="008078F8"/>
    <w:rsid w:val="008130BA"/>
    <w:rsid w:val="0081343C"/>
    <w:rsid w:val="00825CB6"/>
    <w:rsid w:val="00833D65"/>
    <w:rsid w:val="008500EE"/>
    <w:rsid w:val="0085016D"/>
    <w:rsid w:val="00852010"/>
    <w:rsid w:val="00875844"/>
    <w:rsid w:val="00897E57"/>
    <w:rsid w:val="008A2A68"/>
    <w:rsid w:val="008D0896"/>
    <w:rsid w:val="008E01B1"/>
    <w:rsid w:val="008E705F"/>
    <w:rsid w:val="008F6567"/>
    <w:rsid w:val="009023CB"/>
    <w:rsid w:val="009176F3"/>
    <w:rsid w:val="00941C72"/>
    <w:rsid w:val="00952E31"/>
    <w:rsid w:val="00970789"/>
    <w:rsid w:val="00973126"/>
    <w:rsid w:val="0097483F"/>
    <w:rsid w:val="00977D41"/>
    <w:rsid w:val="009A371A"/>
    <w:rsid w:val="009A44BA"/>
    <w:rsid w:val="009B1146"/>
    <w:rsid w:val="009C42CB"/>
    <w:rsid w:val="009C6787"/>
    <w:rsid w:val="009D4546"/>
    <w:rsid w:val="009D65EA"/>
    <w:rsid w:val="009E123B"/>
    <w:rsid w:val="00A20F70"/>
    <w:rsid w:val="00A22D4F"/>
    <w:rsid w:val="00A23770"/>
    <w:rsid w:val="00A23874"/>
    <w:rsid w:val="00A6118A"/>
    <w:rsid w:val="00A661A3"/>
    <w:rsid w:val="00A93C92"/>
    <w:rsid w:val="00A97440"/>
    <w:rsid w:val="00AC3810"/>
    <w:rsid w:val="00AC63F8"/>
    <w:rsid w:val="00AC6B33"/>
    <w:rsid w:val="00AD0115"/>
    <w:rsid w:val="00AD6D5D"/>
    <w:rsid w:val="00AE0693"/>
    <w:rsid w:val="00AE7A0C"/>
    <w:rsid w:val="00B00AB5"/>
    <w:rsid w:val="00B11304"/>
    <w:rsid w:val="00B426C8"/>
    <w:rsid w:val="00B46152"/>
    <w:rsid w:val="00B50C89"/>
    <w:rsid w:val="00B53121"/>
    <w:rsid w:val="00B550BB"/>
    <w:rsid w:val="00B62FF8"/>
    <w:rsid w:val="00B86CA9"/>
    <w:rsid w:val="00B975E8"/>
    <w:rsid w:val="00BA5127"/>
    <w:rsid w:val="00BF0B7E"/>
    <w:rsid w:val="00BF0F65"/>
    <w:rsid w:val="00BF40EA"/>
    <w:rsid w:val="00C04AF7"/>
    <w:rsid w:val="00C133D4"/>
    <w:rsid w:val="00C23079"/>
    <w:rsid w:val="00C3547E"/>
    <w:rsid w:val="00C37F1A"/>
    <w:rsid w:val="00C5072B"/>
    <w:rsid w:val="00C51661"/>
    <w:rsid w:val="00C80554"/>
    <w:rsid w:val="00C85422"/>
    <w:rsid w:val="00CA675E"/>
    <w:rsid w:val="00CC2CD5"/>
    <w:rsid w:val="00CD1067"/>
    <w:rsid w:val="00CD21AC"/>
    <w:rsid w:val="00CD7546"/>
    <w:rsid w:val="00D27B68"/>
    <w:rsid w:val="00D33A9F"/>
    <w:rsid w:val="00D34F87"/>
    <w:rsid w:val="00D35E47"/>
    <w:rsid w:val="00D44D20"/>
    <w:rsid w:val="00D5062D"/>
    <w:rsid w:val="00D57A24"/>
    <w:rsid w:val="00D77B2D"/>
    <w:rsid w:val="00D90176"/>
    <w:rsid w:val="00D92281"/>
    <w:rsid w:val="00D93186"/>
    <w:rsid w:val="00DD0929"/>
    <w:rsid w:val="00DE7CDB"/>
    <w:rsid w:val="00DF00BD"/>
    <w:rsid w:val="00DF3113"/>
    <w:rsid w:val="00DF57C7"/>
    <w:rsid w:val="00E13865"/>
    <w:rsid w:val="00E15745"/>
    <w:rsid w:val="00E44A17"/>
    <w:rsid w:val="00E52502"/>
    <w:rsid w:val="00E52EE4"/>
    <w:rsid w:val="00E637AD"/>
    <w:rsid w:val="00E76877"/>
    <w:rsid w:val="00EA5C8A"/>
    <w:rsid w:val="00EA60D5"/>
    <w:rsid w:val="00EB38B7"/>
    <w:rsid w:val="00EC05E2"/>
    <w:rsid w:val="00EC726D"/>
    <w:rsid w:val="00ED2E4B"/>
    <w:rsid w:val="00EE1E67"/>
    <w:rsid w:val="00F13440"/>
    <w:rsid w:val="00F13DF9"/>
    <w:rsid w:val="00F146D0"/>
    <w:rsid w:val="00F17D06"/>
    <w:rsid w:val="00F26546"/>
    <w:rsid w:val="00F44054"/>
    <w:rsid w:val="00F45626"/>
    <w:rsid w:val="00F56137"/>
    <w:rsid w:val="00F63EC8"/>
    <w:rsid w:val="00F67687"/>
    <w:rsid w:val="00F84C58"/>
    <w:rsid w:val="00F9336C"/>
    <w:rsid w:val="00F94043"/>
    <w:rsid w:val="00FB4B5B"/>
    <w:rsid w:val="00FB619D"/>
    <w:rsid w:val="00FC47AD"/>
    <w:rsid w:val="00FE290E"/>
    <w:rsid w:val="00FE4D31"/>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paragraph" w:styleId="Heading3">
    <w:name w:val="heading 3"/>
    <w:basedOn w:val="Normal"/>
    <w:next w:val="Normal"/>
    <w:link w:val="Heading3Char"/>
    <w:uiPriority w:val="9"/>
    <w:unhideWhenUsed/>
    <w:qFormat/>
    <w:rsid w:val="001426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B3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8B7"/>
    <w:rPr>
      <w:rFonts w:eastAsiaTheme="minorEastAsia"/>
    </w:rPr>
  </w:style>
  <w:style w:type="paragraph" w:styleId="Footer">
    <w:name w:val="footer"/>
    <w:basedOn w:val="Normal"/>
    <w:link w:val="FooterChar"/>
    <w:uiPriority w:val="99"/>
    <w:unhideWhenUsed/>
    <w:rsid w:val="00EB3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8B7"/>
    <w:rPr>
      <w:rFonts w:eastAsiaTheme="minorEastAsia"/>
    </w:rPr>
  </w:style>
  <w:style w:type="paragraph" w:styleId="TOCHeading">
    <w:name w:val="TOC Heading"/>
    <w:basedOn w:val="Heading1"/>
    <w:next w:val="Normal"/>
    <w:uiPriority w:val="39"/>
    <w:unhideWhenUsed/>
    <w:qFormat/>
    <w:rsid w:val="00F13DF9"/>
    <w:pPr>
      <w:outlineLvl w:val="9"/>
    </w:pPr>
  </w:style>
  <w:style w:type="paragraph" w:styleId="TOC2">
    <w:name w:val="toc 2"/>
    <w:basedOn w:val="Normal"/>
    <w:next w:val="Normal"/>
    <w:autoRedefine/>
    <w:uiPriority w:val="39"/>
    <w:unhideWhenUsed/>
    <w:rsid w:val="00825CB6"/>
    <w:pPr>
      <w:tabs>
        <w:tab w:val="right" w:leader="dot" w:pos="9350"/>
      </w:tabs>
      <w:spacing w:after="100"/>
      <w:ind w:left="220"/>
      <w:pPrChange w:id="0" w:author="SULAIMAN ABDULLAH S ABBAS" w:date="2021-10-03T15:16:00Z">
        <w:pPr>
          <w:spacing w:after="100" w:line="259" w:lineRule="auto"/>
          <w:ind w:left="220"/>
        </w:pPr>
      </w:pPrChange>
    </w:pPr>
    <w:rPr>
      <w:rFonts w:cs="Times New Roman"/>
      <w:b/>
      <w:bCs/>
      <w:noProof/>
      <w:rPrChange w:id="0" w:author="SULAIMAN ABDULLAH S ABBAS" w:date="2021-10-03T15:16: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1426D8"/>
    <w:pPr>
      <w:tabs>
        <w:tab w:val="right" w:leader="dot" w:pos="9350"/>
      </w:tabs>
      <w:spacing w:after="100"/>
      <w:pPrChange w:id="1" w:author="SULAIMAN ABDULLAH S ABBAS" w:date="2021-10-03T15:11:00Z">
        <w:pPr>
          <w:spacing w:after="100" w:line="259" w:lineRule="auto"/>
        </w:pPr>
      </w:pPrChange>
    </w:pPr>
    <w:rPr>
      <w:rFonts w:asciiTheme="majorBidi" w:hAnsiTheme="majorBidi" w:cs="Times New Roman"/>
      <w:b/>
      <w:bCs/>
      <w:noProof/>
      <w:rPrChange w:id="1" w:author="SULAIMAN ABDULLAH S ABBAS" w:date="2021-10-03T15:11:00Z">
        <w:rPr>
          <w:rFonts w:asciiTheme="minorHAnsi" w:eastAsiaTheme="minorEastAsia" w:hAnsiTheme="minorHAnsi"/>
          <w:sz w:val="22"/>
          <w:szCs w:val="22"/>
          <w:lang w:val="en-US" w:eastAsia="en-US" w:bidi="ar-SA"/>
        </w:rPr>
      </w:rPrChange>
    </w:rPr>
  </w:style>
  <w:style w:type="paragraph" w:styleId="TOC3">
    <w:name w:val="toc 3"/>
    <w:basedOn w:val="Normal"/>
    <w:next w:val="Normal"/>
    <w:autoRedefine/>
    <w:uiPriority w:val="39"/>
    <w:unhideWhenUsed/>
    <w:rsid w:val="00F13DF9"/>
    <w:pPr>
      <w:spacing w:after="100"/>
      <w:ind w:left="440"/>
    </w:pPr>
    <w:rPr>
      <w:rFonts w:cs="Times New Roman"/>
    </w:rPr>
  </w:style>
  <w:style w:type="character" w:customStyle="1" w:styleId="Heading3Char">
    <w:name w:val="Heading 3 Char"/>
    <w:basedOn w:val="DefaultParagraphFont"/>
    <w:link w:val="Heading3"/>
    <w:uiPriority w:val="9"/>
    <w:rsid w:val="001426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99305670">
      <w:bodyDiv w:val="1"/>
      <w:marLeft w:val="0"/>
      <w:marRight w:val="0"/>
      <w:marTop w:val="0"/>
      <w:marBottom w:val="0"/>
      <w:divBdr>
        <w:top w:val="none" w:sz="0" w:space="0" w:color="auto"/>
        <w:left w:val="none" w:sz="0" w:space="0" w:color="auto"/>
        <w:bottom w:val="none" w:sz="0" w:space="0" w:color="auto"/>
        <w:right w:val="none" w:sz="0" w:space="0" w:color="auto"/>
      </w:divBdr>
    </w:div>
    <w:div w:id="104157784">
      <w:bodyDiv w:val="1"/>
      <w:marLeft w:val="0"/>
      <w:marRight w:val="0"/>
      <w:marTop w:val="0"/>
      <w:marBottom w:val="0"/>
      <w:divBdr>
        <w:top w:val="none" w:sz="0" w:space="0" w:color="auto"/>
        <w:left w:val="none" w:sz="0" w:space="0" w:color="auto"/>
        <w:bottom w:val="none" w:sz="0" w:space="0" w:color="auto"/>
        <w:right w:val="none" w:sz="0" w:space="0" w:color="auto"/>
      </w:divBdr>
    </w:div>
    <w:div w:id="206525505">
      <w:bodyDiv w:val="1"/>
      <w:marLeft w:val="0"/>
      <w:marRight w:val="0"/>
      <w:marTop w:val="0"/>
      <w:marBottom w:val="0"/>
      <w:divBdr>
        <w:top w:val="none" w:sz="0" w:space="0" w:color="auto"/>
        <w:left w:val="none" w:sz="0" w:space="0" w:color="auto"/>
        <w:bottom w:val="none" w:sz="0" w:space="0" w:color="auto"/>
        <w:right w:val="none" w:sz="0" w:space="0" w:color="auto"/>
      </w:divBdr>
    </w:div>
    <w:div w:id="313723744">
      <w:bodyDiv w:val="1"/>
      <w:marLeft w:val="0"/>
      <w:marRight w:val="0"/>
      <w:marTop w:val="0"/>
      <w:marBottom w:val="0"/>
      <w:divBdr>
        <w:top w:val="none" w:sz="0" w:space="0" w:color="auto"/>
        <w:left w:val="none" w:sz="0" w:space="0" w:color="auto"/>
        <w:bottom w:val="none" w:sz="0" w:space="0" w:color="auto"/>
        <w:right w:val="none" w:sz="0" w:space="0" w:color="auto"/>
      </w:divBdr>
    </w:div>
    <w:div w:id="347950473">
      <w:bodyDiv w:val="1"/>
      <w:marLeft w:val="0"/>
      <w:marRight w:val="0"/>
      <w:marTop w:val="0"/>
      <w:marBottom w:val="0"/>
      <w:divBdr>
        <w:top w:val="none" w:sz="0" w:space="0" w:color="auto"/>
        <w:left w:val="none" w:sz="0" w:space="0" w:color="auto"/>
        <w:bottom w:val="none" w:sz="0" w:space="0" w:color="auto"/>
        <w:right w:val="none" w:sz="0" w:space="0" w:color="auto"/>
      </w:divBdr>
    </w:div>
    <w:div w:id="374354054">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626424637">
      <w:bodyDiv w:val="1"/>
      <w:marLeft w:val="0"/>
      <w:marRight w:val="0"/>
      <w:marTop w:val="0"/>
      <w:marBottom w:val="0"/>
      <w:divBdr>
        <w:top w:val="none" w:sz="0" w:space="0" w:color="auto"/>
        <w:left w:val="none" w:sz="0" w:space="0" w:color="auto"/>
        <w:bottom w:val="none" w:sz="0" w:space="0" w:color="auto"/>
        <w:right w:val="none" w:sz="0" w:space="0" w:color="auto"/>
      </w:divBdr>
    </w:div>
    <w:div w:id="777145938">
      <w:bodyDiv w:val="1"/>
      <w:marLeft w:val="0"/>
      <w:marRight w:val="0"/>
      <w:marTop w:val="0"/>
      <w:marBottom w:val="0"/>
      <w:divBdr>
        <w:top w:val="none" w:sz="0" w:space="0" w:color="auto"/>
        <w:left w:val="none" w:sz="0" w:space="0" w:color="auto"/>
        <w:bottom w:val="none" w:sz="0" w:space="0" w:color="auto"/>
        <w:right w:val="none" w:sz="0" w:space="0" w:color="auto"/>
      </w:divBdr>
    </w:div>
    <w:div w:id="903565873">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986126438">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259555978">
      <w:bodyDiv w:val="1"/>
      <w:marLeft w:val="0"/>
      <w:marRight w:val="0"/>
      <w:marTop w:val="0"/>
      <w:marBottom w:val="0"/>
      <w:divBdr>
        <w:top w:val="none" w:sz="0" w:space="0" w:color="auto"/>
        <w:left w:val="none" w:sz="0" w:space="0" w:color="auto"/>
        <w:bottom w:val="none" w:sz="0" w:space="0" w:color="auto"/>
        <w:right w:val="none" w:sz="0" w:space="0" w:color="auto"/>
      </w:divBdr>
    </w:div>
    <w:div w:id="1342969656">
      <w:bodyDiv w:val="1"/>
      <w:marLeft w:val="0"/>
      <w:marRight w:val="0"/>
      <w:marTop w:val="0"/>
      <w:marBottom w:val="0"/>
      <w:divBdr>
        <w:top w:val="none" w:sz="0" w:space="0" w:color="auto"/>
        <w:left w:val="none" w:sz="0" w:space="0" w:color="auto"/>
        <w:bottom w:val="none" w:sz="0" w:space="0" w:color="auto"/>
        <w:right w:val="none" w:sz="0" w:space="0" w:color="auto"/>
      </w:divBdr>
    </w:div>
    <w:div w:id="1345933725">
      <w:bodyDiv w:val="1"/>
      <w:marLeft w:val="0"/>
      <w:marRight w:val="0"/>
      <w:marTop w:val="0"/>
      <w:marBottom w:val="0"/>
      <w:divBdr>
        <w:top w:val="none" w:sz="0" w:space="0" w:color="auto"/>
        <w:left w:val="none" w:sz="0" w:space="0" w:color="auto"/>
        <w:bottom w:val="none" w:sz="0" w:space="0" w:color="auto"/>
        <w:right w:val="none" w:sz="0" w:space="0" w:color="auto"/>
      </w:divBdr>
    </w:div>
    <w:div w:id="1375617537">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39450209">
      <w:bodyDiv w:val="1"/>
      <w:marLeft w:val="0"/>
      <w:marRight w:val="0"/>
      <w:marTop w:val="0"/>
      <w:marBottom w:val="0"/>
      <w:divBdr>
        <w:top w:val="none" w:sz="0" w:space="0" w:color="auto"/>
        <w:left w:val="none" w:sz="0" w:space="0" w:color="auto"/>
        <w:bottom w:val="none" w:sz="0" w:space="0" w:color="auto"/>
        <w:right w:val="none" w:sz="0" w:space="0" w:color="auto"/>
      </w:divBdr>
    </w:div>
    <w:div w:id="1460562530">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
    <w:div w:id="1624267231">
      <w:bodyDiv w:val="1"/>
      <w:marLeft w:val="0"/>
      <w:marRight w:val="0"/>
      <w:marTop w:val="0"/>
      <w:marBottom w:val="0"/>
      <w:divBdr>
        <w:top w:val="none" w:sz="0" w:space="0" w:color="auto"/>
        <w:left w:val="none" w:sz="0" w:space="0" w:color="auto"/>
        <w:bottom w:val="none" w:sz="0" w:space="0" w:color="auto"/>
        <w:right w:val="none" w:sz="0" w:space="0" w:color="auto"/>
      </w:divBdr>
    </w:div>
    <w:div w:id="1624925666">
      <w:bodyDiv w:val="1"/>
      <w:marLeft w:val="0"/>
      <w:marRight w:val="0"/>
      <w:marTop w:val="0"/>
      <w:marBottom w:val="0"/>
      <w:divBdr>
        <w:top w:val="none" w:sz="0" w:space="0" w:color="auto"/>
        <w:left w:val="none" w:sz="0" w:space="0" w:color="auto"/>
        <w:bottom w:val="none" w:sz="0" w:space="0" w:color="auto"/>
        <w:right w:val="none" w:sz="0" w:space="0" w:color="auto"/>
      </w:divBdr>
    </w:div>
    <w:div w:id="1647276831">
      <w:bodyDiv w:val="1"/>
      <w:marLeft w:val="0"/>
      <w:marRight w:val="0"/>
      <w:marTop w:val="0"/>
      <w:marBottom w:val="0"/>
      <w:divBdr>
        <w:top w:val="none" w:sz="0" w:space="0" w:color="auto"/>
        <w:left w:val="none" w:sz="0" w:space="0" w:color="auto"/>
        <w:bottom w:val="none" w:sz="0" w:space="0" w:color="auto"/>
        <w:right w:val="none" w:sz="0" w:space="0" w:color="auto"/>
      </w:divBdr>
    </w:div>
    <w:div w:id="1659531580">
      <w:bodyDiv w:val="1"/>
      <w:marLeft w:val="0"/>
      <w:marRight w:val="0"/>
      <w:marTop w:val="0"/>
      <w:marBottom w:val="0"/>
      <w:divBdr>
        <w:top w:val="none" w:sz="0" w:space="0" w:color="auto"/>
        <w:left w:val="none" w:sz="0" w:space="0" w:color="auto"/>
        <w:bottom w:val="none" w:sz="0" w:space="0" w:color="auto"/>
        <w:right w:val="none" w:sz="0" w:space="0" w:color="auto"/>
      </w:divBdr>
    </w:div>
    <w:div w:id="1758474495">
      <w:bodyDiv w:val="1"/>
      <w:marLeft w:val="0"/>
      <w:marRight w:val="0"/>
      <w:marTop w:val="0"/>
      <w:marBottom w:val="0"/>
      <w:divBdr>
        <w:top w:val="none" w:sz="0" w:space="0" w:color="auto"/>
        <w:left w:val="none" w:sz="0" w:space="0" w:color="auto"/>
        <w:bottom w:val="none" w:sz="0" w:space="0" w:color="auto"/>
        <w:right w:val="none" w:sz="0" w:space="0" w:color="auto"/>
      </w:divBdr>
    </w:div>
    <w:div w:id="2050910273">
      <w:bodyDiv w:val="1"/>
      <w:marLeft w:val="0"/>
      <w:marRight w:val="0"/>
      <w:marTop w:val="0"/>
      <w:marBottom w:val="0"/>
      <w:divBdr>
        <w:top w:val="none" w:sz="0" w:space="0" w:color="auto"/>
        <w:left w:val="none" w:sz="0" w:space="0" w:color="auto"/>
        <w:bottom w:val="none" w:sz="0" w:space="0" w:color="auto"/>
        <w:right w:val="none" w:sz="0" w:space="0" w:color="auto"/>
      </w:divBdr>
    </w:div>
    <w:div w:id="21201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A390-F5AF-402A-968E-E544741D5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12</Pages>
  <Words>2975</Words>
  <Characters>16959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230</cp:revision>
  <dcterms:created xsi:type="dcterms:W3CDTF">2021-09-27T13:28:00Z</dcterms:created>
  <dcterms:modified xsi:type="dcterms:W3CDTF">2021-10-03T12:17:00Z</dcterms:modified>
</cp:coreProperties>
</file>