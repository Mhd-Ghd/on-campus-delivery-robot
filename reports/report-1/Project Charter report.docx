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4A3D33" w:rsidRDefault="00147E9F" w:rsidP="00147E9F">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3B4EB058" w14:textId="77777777" w:rsidR="00147E9F" w:rsidRPr="004A3D33" w:rsidRDefault="00147E9F" w:rsidP="00147E9F">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4A3D33" w:rsidRDefault="00147E9F" w:rsidP="00147E9F">
      <w:pPr>
        <w:jc w:val="center"/>
        <w:rPr>
          <w:rFonts w:asciiTheme="majorBidi" w:hAnsiTheme="majorBidi" w:cstheme="majorBidi"/>
          <w:color w:val="2F5496" w:themeColor="accent1" w:themeShade="BF"/>
          <w:sz w:val="36"/>
          <w:szCs w:val="36"/>
        </w:rPr>
      </w:pPr>
      <w:bookmarkStart w:id="0" w:name="_Toc64849983"/>
      <w:r w:rsidRPr="004A3D33">
        <w:rPr>
          <w:rFonts w:asciiTheme="majorBidi" w:hAnsiTheme="majorBidi" w:cstheme="majorBidi"/>
          <w:color w:val="2F5496" w:themeColor="accent1" w:themeShade="BF"/>
          <w:sz w:val="36"/>
          <w:szCs w:val="36"/>
        </w:rPr>
        <w:t xml:space="preserve">King Abdulaziz University - Faculty of Engineering – </w:t>
      </w:r>
      <w:bookmarkEnd w:id="0"/>
      <w:r w:rsidRPr="004A3D33">
        <w:rPr>
          <w:rFonts w:asciiTheme="majorBidi" w:hAnsiTheme="majorBidi" w:cstheme="majorBidi"/>
          <w:color w:val="2F5496" w:themeColor="accent1" w:themeShade="BF"/>
          <w:sz w:val="36"/>
          <w:szCs w:val="36"/>
        </w:rPr>
        <w:t>EE-499</w:t>
      </w:r>
    </w:p>
    <w:p w14:paraId="49A3CC63" w14:textId="77777777" w:rsidR="00147E9F" w:rsidRPr="004A3D33" w:rsidRDefault="00147E9F" w:rsidP="00147E9F">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7A5FEE"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Senior </w:t>
      </w:r>
      <w:r w:rsidR="004C1393" w:rsidRPr="004A3D33">
        <w:rPr>
          <w:rFonts w:asciiTheme="majorBidi" w:hAnsiTheme="majorBidi" w:cstheme="majorBidi"/>
          <w:b/>
          <w:sz w:val="40"/>
        </w:rPr>
        <w:t>Design Project</w:t>
      </w:r>
    </w:p>
    <w:p w14:paraId="2BE4DBD7" w14:textId="7652C728"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Report #1</w:t>
      </w:r>
    </w:p>
    <w:p w14:paraId="05D293D6" w14:textId="5B4ACE4B" w:rsidR="00147E9F" w:rsidRPr="004A3D33" w:rsidRDefault="00147E9F" w:rsidP="00147E9F">
      <w:pPr>
        <w:spacing w:before="228"/>
        <w:ind w:left="1698" w:right="2118"/>
        <w:jc w:val="center"/>
        <w:rPr>
          <w:rFonts w:asciiTheme="majorBidi" w:hAnsiTheme="majorBidi" w:cstheme="majorBidi"/>
          <w:b/>
          <w:sz w:val="32"/>
          <w:szCs w:val="18"/>
        </w:rPr>
      </w:pPr>
      <w:r w:rsidRPr="004A3D33">
        <w:rPr>
          <w:rFonts w:asciiTheme="majorBidi" w:hAnsiTheme="majorBidi" w:cstheme="majorBidi"/>
          <w:sz w:val="32"/>
          <w:szCs w:val="18"/>
        </w:rPr>
        <w:t>Project Charter</w:t>
      </w:r>
    </w:p>
    <w:p w14:paraId="7A7E2C37" w14:textId="6021FB1E" w:rsidR="00147E9F" w:rsidRPr="004A3D33" w:rsidRDefault="00147E9F" w:rsidP="00147E9F">
      <w:pPr>
        <w:spacing w:before="379"/>
        <w:ind w:left="1701" w:right="2118"/>
        <w:jc w:val="center"/>
        <w:rPr>
          <w:rFonts w:asciiTheme="majorBidi" w:hAnsiTheme="majorBidi" w:cstheme="majorBidi"/>
          <w:sz w:val="32"/>
        </w:rPr>
      </w:pPr>
      <w:r w:rsidRPr="004A3D33">
        <w:rPr>
          <w:rFonts w:asciiTheme="majorBidi" w:hAnsiTheme="majorBidi" w:cstheme="majorBidi"/>
          <w:sz w:val="32"/>
        </w:rPr>
        <w:t>Team#3</w:t>
      </w:r>
    </w:p>
    <w:p w14:paraId="12AB948E" w14:textId="419CA6C5" w:rsidR="0006691C" w:rsidRPr="004A3D33" w:rsidRDefault="0006691C" w:rsidP="001E6B8F">
      <w:pPr>
        <w:spacing w:before="379"/>
        <w:ind w:left="1701" w:right="2118"/>
        <w:jc w:val="center"/>
        <w:rPr>
          <w:rFonts w:asciiTheme="majorBidi" w:hAnsiTheme="majorBidi" w:cstheme="majorBidi"/>
          <w:sz w:val="32"/>
        </w:rPr>
      </w:pPr>
      <w:r w:rsidRPr="004A3D33">
        <w:rPr>
          <w:rFonts w:asciiTheme="majorBidi" w:hAnsiTheme="majorBidi" w:cstheme="majorBidi"/>
          <w:sz w:val="32"/>
        </w:rPr>
        <w:t>Advisor: Dr.Muhammed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4A3D33"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4A3D33" w:rsidRDefault="00147E9F" w:rsidP="00DC1A2B">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4A3D33" w:rsidRDefault="00147E9F" w:rsidP="00DC1A2B">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147E9F" w:rsidRPr="004A3D33"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Muhannad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4A3D33" w:rsidRDefault="009176F3"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147E9F" w:rsidRPr="004A3D33"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147E9F" w:rsidRPr="004A3D33"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4A3D33" w:rsidRDefault="00147E9F" w:rsidP="00DC1A2B">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4A3D33" w:rsidRDefault="00401C16" w:rsidP="00DC1A2B">
            <w:pPr>
              <w:pStyle w:val="TableParagraph"/>
              <w:spacing w:before="38"/>
              <w:ind w:left="105"/>
              <w:rPr>
                <w:rFonts w:asciiTheme="majorBidi" w:hAnsiTheme="majorBidi" w:cstheme="majorBidi"/>
              </w:rPr>
            </w:pPr>
            <w:r w:rsidRPr="004A3D33">
              <w:rPr>
                <w:rFonts w:asciiTheme="majorBidi" w:hAnsiTheme="majorBidi" w:cstheme="majorBidi"/>
              </w:rPr>
              <w:t>Wael Rabah AlDhaheri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p w14:paraId="47946B73" w14:textId="334C67DF" w:rsidR="004C1393" w:rsidRPr="004A3D33" w:rsidRDefault="004C1393">
      <w:pPr>
        <w:rPr>
          <w:rFonts w:asciiTheme="majorBidi" w:hAnsiTheme="majorBidi" w:cstheme="majorBidi"/>
        </w:rPr>
      </w:pPr>
    </w:p>
    <w:p w14:paraId="1539A956" w14:textId="50E752AE" w:rsidR="0006691C" w:rsidRPr="004A3D33" w:rsidRDefault="001E6B8F">
      <w:pPr>
        <w:rPr>
          <w:rFonts w:asciiTheme="majorBidi" w:hAnsiTheme="majorBidi" w:cstheme="majorBidi"/>
        </w:rPr>
      </w:pPr>
      <w:r w:rsidRPr="004A3D33">
        <w:rPr>
          <w:rFonts w:asciiTheme="majorBidi" w:hAnsiTheme="majorBidi" w:cstheme="majorBidi"/>
        </w:rPr>
        <w:lastRenderedPageBreak/>
        <w:t>Table of contents goes here</w:t>
      </w:r>
    </w:p>
    <w:p w14:paraId="555BBBFF" w14:textId="3B47F6DC" w:rsidR="001E6B8F" w:rsidRPr="004A3D33" w:rsidRDefault="001E6B8F">
      <w:pPr>
        <w:rPr>
          <w:rFonts w:asciiTheme="majorBidi" w:hAnsiTheme="majorBidi" w:cstheme="majorBidi"/>
        </w:rPr>
      </w:pPr>
    </w:p>
    <w:p w14:paraId="52D62BDD" w14:textId="7D5DA43C" w:rsidR="001E6B8F" w:rsidRPr="004A3D33" w:rsidRDefault="001E6B8F">
      <w:pPr>
        <w:rPr>
          <w:rFonts w:asciiTheme="majorBidi" w:hAnsiTheme="majorBidi" w:cstheme="majorBidi"/>
        </w:rPr>
      </w:pPr>
    </w:p>
    <w:p w14:paraId="0C7281AB" w14:textId="1FE537F1" w:rsidR="001E6B8F" w:rsidRPr="004A3D33" w:rsidRDefault="001E6B8F">
      <w:pPr>
        <w:rPr>
          <w:rFonts w:asciiTheme="majorBidi" w:hAnsiTheme="majorBidi" w:cstheme="majorBidi"/>
        </w:rPr>
      </w:pPr>
    </w:p>
    <w:p w14:paraId="379FE295" w14:textId="0BC4334B" w:rsidR="001E6B8F" w:rsidRPr="004A3D33" w:rsidRDefault="001E6B8F">
      <w:pPr>
        <w:rPr>
          <w:rFonts w:asciiTheme="majorBidi" w:hAnsiTheme="majorBidi" w:cstheme="majorBidi"/>
        </w:rPr>
      </w:pPr>
    </w:p>
    <w:p w14:paraId="00F06A77" w14:textId="2230FCC6" w:rsidR="001E6B8F" w:rsidRPr="004A3D33" w:rsidRDefault="001E6B8F">
      <w:pPr>
        <w:rPr>
          <w:rFonts w:asciiTheme="majorBidi" w:hAnsiTheme="majorBidi" w:cstheme="majorBidi"/>
        </w:rPr>
      </w:pPr>
    </w:p>
    <w:p w14:paraId="4C5DEB7B" w14:textId="4A1FB1D3" w:rsidR="001E6B8F" w:rsidRPr="004A3D33" w:rsidRDefault="001E6B8F">
      <w:pPr>
        <w:rPr>
          <w:rFonts w:asciiTheme="majorBidi" w:hAnsiTheme="majorBidi" w:cstheme="majorBidi"/>
        </w:rPr>
      </w:pPr>
    </w:p>
    <w:p w14:paraId="3CF5CF9B" w14:textId="3D2A52FD" w:rsidR="001E6B8F" w:rsidRPr="004A3D33" w:rsidRDefault="001E6B8F">
      <w:pPr>
        <w:rPr>
          <w:rFonts w:asciiTheme="majorBidi" w:hAnsiTheme="majorBidi" w:cstheme="majorBidi"/>
        </w:rPr>
      </w:pPr>
    </w:p>
    <w:p w14:paraId="1BBE7A0C" w14:textId="755CD26E" w:rsidR="001E6B8F" w:rsidRPr="004A3D33" w:rsidRDefault="001E6B8F">
      <w:pPr>
        <w:rPr>
          <w:rFonts w:asciiTheme="majorBidi" w:hAnsiTheme="majorBidi" w:cstheme="majorBidi"/>
        </w:rPr>
      </w:pPr>
    </w:p>
    <w:p w14:paraId="0501CF62" w14:textId="317D9B2C" w:rsidR="001E6B8F" w:rsidRPr="004A3D33" w:rsidRDefault="001E6B8F">
      <w:pPr>
        <w:rPr>
          <w:rFonts w:asciiTheme="majorBidi" w:hAnsiTheme="majorBidi" w:cstheme="majorBidi"/>
        </w:rPr>
      </w:pPr>
    </w:p>
    <w:p w14:paraId="3AB6C625" w14:textId="10DC4725" w:rsidR="001E6B8F" w:rsidRPr="004A3D33" w:rsidRDefault="001E6B8F">
      <w:pPr>
        <w:rPr>
          <w:rFonts w:asciiTheme="majorBidi" w:hAnsiTheme="majorBidi" w:cstheme="majorBidi"/>
        </w:rPr>
      </w:pPr>
    </w:p>
    <w:p w14:paraId="6DA217C7" w14:textId="7E77161D" w:rsidR="001E6B8F" w:rsidRPr="004A3D33" w:rsidRDefault="001E6B8F">
      <w:pPr>
        <w:rPr>
          <w:rFonts w:asciiTheme="majorBidi" w:hAnsiTheme="majorBidi" w:cstheme="majorBidi"/>
        </w:rPr>
      </w:pPr>
    </w:p>
    <w:p w14:paraId="39985B3C" w14:textId="24F0DAA6" w:rsidR="001E6B8F" w:rsidRPr="004A3D33" w:rsidRDefault="001E6B8F">
      <w:pPr>
        <w:rPr>
          <w:rFonts w:asciiTheme="majorBidi" w:hAnsiTheme="majorBidi" w:cstheme="majorBidi"/>
        </w:rPr>
      </w:pPr>
    </w:p>
    <w:p w14:paraId="4700E194" w14:textId="07DACB5A" w:rsidR="001E6B8F" w:rsidRPr="004A3D33" w:rsidRDefault="001E6B8F">
      <w:pPr>
        <w:rPr>
          <w:rFonts w:asciiTheme="majorBidi" w:hAnsiTheme="majorBidi" w:cstheme="majorBidi"/>
        </w:rPr>
      </w:pPr>
    </w:p>
    <w:p w14:paraId="6FB7F457" w14:textId="7F2593BB" w:rsidR="001E6B8F" w:rsidRPr="004A3D33" w:rsidRDefault="001E6B8F">
      <w:pPr>
        <w:rPr>
          <w:rFonts w:asciiTheme="majorBidi" w:hAnsiTheme="majorBidi" w:cstheme="majorBidi"/>
        </w:rPr>
      </w:pPr>
    </w:p>
    <w:p w14:paraId="5FA15CF3" w14:textId="4C77C565" w:rsidR="001E6B8F" w:rsidRPr="004A3D33" w:rsidRDefault="001E6B8F">
      <w:pPr>
        <w:rPr>
          <w:rFonts w:asciiTheme="majorBidi" w:hAnsiTheme="majorBidi" w:cstheme="majorBidi"/>
        </w:rPr>
      </w:pPr>
    </w:p>
    <w:p w14:paraId="29DC9BD8" w14:textId="0F537361" w:rsidR="001E6B8F" w:rsidRPr="004A3D33" w:rsidRDefault="001E6B8F">
      <w:pPr>
        <w:rPr>
          <w:rFonts w:asciiTheme="majorBidi" w:hAnsiTheme="majorBidi" w:cstheme="majorBidi"/>
        </w:rPr>
      </w:pPr>
    </w:p>
    <w:p w14:paraId="0F7E15C6" w14:textId="731615FB" w:rsidR="001E6B8F" w:rsidRPr="004A3D33" w:rsidRDefault="001E6B8F">
      <w:pPr>
        <w:rPr>
          <w:rFonts w:asciiTheme="majorBidi" w:hAnsiTheme="majorBidi" w:cstheme="majorBidi"/>
        </w:rPr>
      </w:pPr>
    </w:p>
    <w:p w14:paraId="31564235" w14:textId="5536C731" w:rsidR="001E6B8F" w:rsidRPr="004A3D33" w:rsidRDefault="001E6B8F">
      <w:pPr>
        <w:rPr>
          <w:rFonts w:asciiTheme="majorBidi" w:hAnsiTheme="majorBidi" w:cstheme="majorBidi"/>
        </w:rPr>
      </w:pPr>
    </w:p>
    <w:p w14:paraId="318477C5" w14:textId="41F399A8" w:rsidR="001E6B8F" w:rsidRPr="004A3D33" w:rsidRDefault="001E6B8F">
      <w:pPr>
        <w:rPr>
          <w:rFonts w:asciiTheme="majorBidi" w:hAnsiTheme="majorBidi" w:cstheme="majorBidi"/>
        </w:rPr>
      </w:pPr>
    </w:p>
    <w:p w14:paraId="395A9ABF" w14:textId="63EF6D9F" w:rsidR="001E6B8F" w:rsidRPr="004A3D33" w:rsidRDefault="001E6B8F">
      <w:pPr>
        <w:rPr>
          <w:rFonts w:asciiTheme="majorBidi" w:hAnsiTheme="majorBidi" w:cstheme="majorBidi"/>
        </w:rPr>
      </w:pPr>
    </w:p>
    <w:p w14:paraId="734D5D9A" w14:textId="7A0CCBE9" w:rsidR="001E6B8F" w:rsidRPr="004A3D33" w:rsidRDefault="001E6B8F">
      <w:pPr>
        <w:rPr>
          <w:rFonts w:asciiTheme="majorBidi" w:hAnsiTheme="majorBidi" w:cstheme="majorBidi"/>
        </w:rPr>
      </w:pPr>
    </w:p>
    <w:p w14:paraId="57F7AA4C" w14:textId="534CFACD" w:rsidR="001E6B8F" w:rsidRPr="004A3D33" w:rsidRDefault="001E6B8F">
      <w:pPr>
        <w:rPr>
          <w:rFonts w:asciiTheme="majorBidi" w:hAnsiTheme="majorBidi" w:cstheme="majorBidi"/>
        </w:rPr>
      </w:pPr>
    </w:p>
    <w:p w14:paraId="4B3E7878" w14:textId="36A05FF2" w:rsidR="001E6B8F" w:rsidRPr="004A3D33" w:rsidRDefault="001E6B8F">
      <w:pPr>
        <w:rPr>
          <w:rFonts w:asciiTheme="majorBidi" w:hAnsiTheme="majorBidi" w:cstheme="majorBidi"/>
        </w:rPr>
      </w:pPr>
    </w:p>
    <w:p w14:paraId="418DA446" w14:textId="71E3F7B4" w:rsidR="001E6B8F" w:rsidRPr="004A3D33" w:rsidRDefault="001E6B8F">
      <w:pPr>
        <w:rPr>
          <w:rFonts w:asciiTheme="majorBidi" w:hAnsiTheme="majorBidi" w:cstheme="majorBidi"/>
        </w:rPr>
      </w:pPr>
    </w:p>
    <w:p w14:paraId="51A2B245" w14:textId="699DE0E6" w:rsidR="001E6B8F" w:rsidRPr="004A3D33" w:rsidRDefault="001E6B8F">
      <w:pPr>
        <w:rPr>
          <w:rFonts w:asciiTheme="majorBidi" w:hAnsiTheme="majorBidi" w:cstheme="majorBidi"/>
        </w:rPr>
      </w:pPr>
    </w:p>
    <w:p w14:paraId="68C9BD9B" w14:textId="1E7BCC49" w:rsidR="001E6B8F" w:rsidRPr="004A3D33" w:rsidRDefault="001E6B8F">
      <w:pPr>
        <w:rPr>
          <w:rFonts w:asciiTheme="majorBidi" w:hAnsiTheme="majorBidi" w:cstheme="majorBidi"/>
        </w:rPr>
      </w:pPr>
    </w:p>
    <w:p w14:paraId="0E58D25B" w14:textId="008AABA1" w:rsidR="001E6B8F" w:rsidRPr="004A3D33" w:rsidRDefault="001E6B8F">
      <w:pPr>
        <w:rPr>
          <w:rFonts w:asciiTheme="majorBidi" w:hAnsiTheme="majorBidi" w:cstheme="majorBidi"/>
        </w:rPr>
      </w:pPr>
    </w:p>
    <w:p w14:paraId="54E92743" w14:textId="565B9B7E" w:rsidR="001E6B8F" w:rsidRPr="004A3D33" w:rsidRDefault="001E6B8F">
      <w:pPr>
        <w:rPr>
          <w:rFonts w:asciiTheme="majorBidi" w:hAnsiTheme="majorBidi" w:cstheme="majorBidi"/>
        </w:rPr>
      </w:pPr>
    </w:p>
    <w:p w14:paraId="13691BB3" w14:textId="77777777" w:rsidR="004C6288" w:rsidRPr="004A3D33" w:rsidRDefault="004C6288">
      <w:pPr>
        <w:rPr>
          <w:rFonts w:asciiTheme="majorBidi" w:hAnsiTheme="majorBidi" w:cstheme="majorBidi"/>
        </w:rPr>
      </w:pPr>
    </w:p>
    <w:p w14:paraId="3D8A4FB8" w14:textId="14B40BE0" w:rsidR="001E6B8F" w:rsidRPr="004A3D33" w:rsidRDefault="001E6B8F" w:rsidP="00B62FF8">
      <w:pPr>
        <w:pStyle w:val="Heading1"/>
        <w:rPr>
          <w:rFonts w:asciiTheme="majorBidi" w:hAnsiTheme="majorBidi"/>
        </w:rPr>
      </w:pPr>
      <w:r w:rsidRPr="004A3D33">
        <w:rPr>
          <w:rFonts w:asciiTheme="majorBidi" w:hAnsiTheme="majorBidi"/>
        </w:rPr>
        <w:lastRenderedPageBreak/>
        <w:t>Introduction</w:t>
      </w:r>
    </w:p>
    <w:p w14:paraId="5A257B65" w14:textId="165534D1" w:rsidR="001E6B8F" w:rsidRPr="004A3D33" w:rsidRDefault="001E6B8F" w:rsidP="00542528">
      <w:pPr>
        <w:jc w:val="both"/>
        <w:rPr>
          <w:rFonts w:asciiTheme="majorBidi" w:hAnsiTheme="majorBidi" w:cstheme="majorBidi"/>
        </w:rPr>
      </w:pPr>
      <w:r w:rsidRPr="004A3D33">
        <w:rPr>
          <w:rFonts w:asciiTheme="majorBidi" w:hAnsiTheme="majorBidi" w:cstheme="majorBidi"/>
        </w:rPr>
        <w:tab/>
        <w:t xml:space="preserve">Engineers around the world follow many design principles and/or steps. </w:t>
      </w:r>
      <w:r w:rsidR="00636306" w:rsidRPr="004A3D33">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4A3D33">
        <w:rPr>
          <w:rFonts w:asciiTheme="majorBidi" w:hAnsiTheme="majorBidi" w:cstheme="majorBidi"/>
        </w:rPr>
        <w:t>, a</w:t>
      </w:r>
      <w:r w:rsidR="00636306" w:rsidRPr="004A3D33">
        <w:rPr>
          <w:rFonts w:asciiTheme="majorBidi" w:hAnsiTheme="majorBidi" w:cstheme="majorBidi"/>
        </w:rPr>
        <w:t xml:space="preserve"> project charter is an important </w:t>
      </w:r>
      <w:r w:rsidR="003C0690" w:rsidRPr="004A3D33">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Pr="004A3D33" w:rsidRDefault="001E6B8F" w:rsidP="00B62FF8">
      <w:pPr>
        <w:pStyle w:val="Heading1"/>
        <w:rPr>
          <w:rFonts w:asciiTheme="majorBidi" w:hAnsiTheme="majorBidi"/>
        </w:rPr>
      </w:pPr>
      <w:r w:rsidRPr="004A3D33">
        <w:rPr>
          <w:rFonts w:asciiTheme="majorBidi" w:hAnsiTheme="majorBidi"/>
        </w:rPr>
        <w:t>Background information</w:t>
      </w:r>
    </w:p>
    <w:p w14:paraId="3A8199B3" w14:textId="2F022C0A" w:rsidR="00CC2CD5" w:rsidRPr="004A3D33" w:rsidRDefault="00CC2CD5" w:rsidP="001113FE">
      <w:pPr>
        <w:ind w:firstLine="720"/>
        <w:jc w:val="both"/>
        <w:rPr>
          <w:rFonts w:asciiTheme="majorBidi" w:hAnsiTheme="majorBidi" w:cstheme="majorBidi"/>
        </w:rPr>
      </w:pPr>
      <w:r w:rsidRPr="004A3D33">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4A3D33" w:rsidRDefault="00CC2CD5" w:rsidP="00A661A3">
      <w:pPr>
        <w:ind w:firstLine="720"/>
        <w:rPr>
          <w:rFonts w:asciiTheme="majorBidi" w:hAnsiTheme="majorBidi" w:cstheme="majorBidi"/>
        </w:rPr>
      </w:pPr>
      <w:r w:rsidRPr="004A3D33">
        <w:rPr>
          <w:rFonts w:asciiTheme="majorBidi" w:hAnsiTheme="majorBidi" w:cstheme="majorBidi"/>
        </w:rPr>
        <w:t>After that, we surveyed the campus. And we noticed a few things:</w:t>
      </w:r>
    </w:p>
    <w:p w14:paraId="2214C4F8" w14:textId="77777777" w:rsidR="00CC2CD5" w:rsidRPr="004A3D33" w:rsidRDefault="00CC2CD5" w:rsidP="00CC2CD5">
      <w:pPr>
        <w:pStyle w:val="ListParagraph"/>
        <w:numPr>
          <w:ilvl w:val="0"/>
          <w:numId w:val="1"/>
        </w:numPr>
        <w:rPr>
          <w:rFonts w:cstheme="majorBidi"/>
        </w:rPr>
      </w:pPr>
      <w:r w:rsidRPr="004A3D33">
        <w:rPr>
          <w:rFonts w:cstheme="majorBidi"/>
        </w:rPr>
        <w:t>There are different terrains in the campus: streets, tiles, mud, grass, etc.</w:t>
      </w:r>
    </w:p>
    <w:p w14:paraId="11D5140C" w14:textId="77777777" w:rsidR="00CC2CD5" w:rsidRPr="004A3D33" w:rsidRDefault="00CC2CD5" w:rsidP="00CC2CD5">
      <w:pPr>
        <w:pStyle w:val="ListParagraph"/>
        <w:numPr>
          <w:ilvl w:val="0"/>
          <w:numId w:val="1"/>
        </w:numPr>
        <w:rPr>
          <w:rFonts w:cstheme="majorBidi"/>
        </w:rPr>
      </w:pPr>
      <w:r w:rsidRPr="004A3D33">
        <w:rPr>
          <w:rFonts w:cstheme="majorBidi"/>
        </w:rPr>
        <w:t>Often, there are students in the halls (roads?) between buildings</w:t>
      </w:r>
    </w:p>
    <w:p w14:paraId="366EBB72" w14:textId="77777777" w:rsidR="00CC2CD5" w:rsidRPr="004A3D33" w:rsidRDefault="00CC2CD5" w:rsidP="00CC2CD5">
      <w:pPr>
        <w:pStyle w:val="ListParagraph"/>
        <w:numPr>
          <w:ilvl w:val="0"/>
          <w:numId w:val="1"/>
        </w:numPr>
        <w:rPr>
          <w:rFonts w:cstheme="majorBidi"/>
        </w:rPr>
      </w:pPr>
      <w:r w:rsidRPr="004A3D33">
        <w:rPr>
          <w:rFonts w:cstheme="majorBidi"/>
        </w:rPr>
        <w:t>The buildings are wheel-chair accessible)</w:t>
      </w:r>
    </w:p>
    <w:p w14:paraId="5119C8E6" w14:textId="61B8EFDE" w:rsidR="00CC2CD5" w:rsidRPr="004A3D33" w:rsidRDefault="00CC2CD5" w:rsidP="005052E3">
      <w:pPr>
        <w:ind w:firstLine="720"/>
        <w:rPr>
          <w:rFonts w:asciiTheme="majorBidi" w:hAnsiTheme="majorBidi" w:cstheme="majorBidi"/>
        </w:rPr>
      </w:pPr>
      <w:r w:rsidRPr="004A3D33">
        <w:rPr>
          <w:rFonts w:asciiTheme="majorBidi" w:hAnsiTheme="majorBidi" w:cstheme="majorBidi"/>
        </w:rPr>
        <w:t>As shown in the figure, the distance between the faculty and the deanship of administration is approximately 240 meters</w:t>
      </w:r>
    </w:p>
    <w:p w14:paraId="653CFA24" w14:textId="6DDA65DA" w:rsidR="00CC2CD5" w:rsidRPr="004A3D33" w:rsidRDefault="0040556D" w:rsidP="00CC2CD5">
      <w:pPr>
        <w:ind w:left="360"/>
        <w:rPr>
          <w:rFonts w:asciiTheme="majorBidi" w:hAnsiTheme="majorBidi" w:cstheme="majorBidi"/>
        </w:rPr>
      </w:pPr>
      <w:r w:rsidRPr="004A3D33">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4A3D33">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4A3D33" w:rsidRDefault="002D125B">
      <w:pPr>
        <w:rPr>
          <w:rFonts w:asciiTheme="majorBidi" w:hAnsiTheme="majorBidi" w:cstheme="majorBidi"/>
          <w:b/>
          <w:bCs/>
        </w:rPr>
      </w:pPr>
    </w:p>
    <w:p w14:paraId="312D18C6" w14:textId="77777777" w:rsidR="00F13440" w:rsidRPr="004A3D33" w:rsidRDefault="00F13440" w:rsidP="00B62FF8">
      <w:pPr>
        <w:pStyle w:val="Heading1"/>
        <w:rPr>
          <w:rFonts w:asciiTheme="majorBidi" w:hAnsiTheme="majorBidi"/>
        </w:rPr>
      </w:pPr>
      <w:r w:rsidRPr="004A3D33">
        <w:rPr>
          <w:rFonts w:asciiTheme="majorBidi" w:hAnsiTheme="majorBidi"/>
        </w:rPr>
        <w:lastRenderedPageBreak/>
        <w:t>Literature Review</w:t>
      </w:r>
    </w:p>
    <w:p w14:paraId="2A1C335B"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4A3D33" w:rsidRDefault="00F13440" w:rsidP="00B62FF8">
      <w:pPr>
        <w:pStyle w:val="Heading2"/>
        <w:jc w:val="left"/>
        <w:rPr>
          <w:sz w:val="24"/>
          <w:szCs w:val="28"/>
        </w:rPr>
      </w:pPr>
      <w:r w:rsidRPr="004A3D33">
        <w:rPr>
          <w:sz w:val="24"/>
          <w:szCs w:val="28"/>
        </w:rPr>
        <w:t>Case Study #1: Smart Drone Delivery System [1]</w:t>
      </w:r>
    </w:p>
    <w:p w14:paraId="4E5AFEBF"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coming back to the starting place.”.</w:t>
      </w:r>
    </w:p>
    <w:p w14:paraId="58080F3D"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The QC’s that will be deployed should have a vertical take-off and landing protocol in order to reduce the area required for functionality. Furthermore, this will allow the QC’s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4A3D33" w:rsidRDefault="00F13440" w:rsidP="00F13440">
      <w:pPr>
        <w:keepNext/>
        <w:jc w:val="both"/>
        <w:rPr>
          <w:rFonts w:asciiTheme="majorBidi" w:hAnsiTheme="majorBidi" w:cstheme="majorBidi"/>
        </w:rPr>
      </w:pPr>
      <w:r w:rsidRPr="004A3D33">
        <w:rPr>
          <w:rFonts w:asciiTheme="majorBidi" w:hAnsiTheme="majorBidi" w:cstheme="majorBidi"/>
        </w:rPr>
        <w:lastRenderedPageBreak/>
        <w:tab/>
      </w:r>
      <w:r w:rsidRPr="004A3D33">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1836" cy="3635523"/>
                    </a:xfrm>
                    <a:prstGeom prst="rect">
                      <a:avLst/>
                    </a:prstGeom>
                  </pic:spPr>
                </pic:pic>
              </a:graphicData>
            </a:graphic>
          </wp:inline>
        </w:drawing>
      </w:r>
    </w:p>
    <w:p w14:paraId="57F80F7F" w14:textId="14904406" w:rsidR="00F13440" w:rsidRPr="004A3D33" w:rsidRDefault="00F13440" w:rsidP="00F13440">
      <w:pPr>
        <w:pStyle w:val="Caption"/>
        <w:jc w:val="center"/>
        <w:rPr>
          <w:rFonts w:cstheme="majorBidi"/>
        </w:rPr>
      </w:pPr>
      <w:r w:rsidRPr="004A3D33">
        <w:rPr>
          <w:rFonts w:cstheme="majorBidi"/>
        </w:rPr>
        <w:t xml:space="preserve">Figure </w:t>
      </w:r>
      <w:r w:rsidR="00970789" w:rsidRPr="004A3D33">
        <w:rPr>
          <w:rFonts w:cstheme="majorBidi"/>
        </w:rPr>
        <w:t>2</w:t>
      </w:r>
      <w:r w:rsidRPr="004A3D33">
        <w:rPr>
          <w:rFonts w:cstheme="majorBidi"/>
        </w:rPr>
        <w:t xml:space="preserve"> Showcases the order of operations the QC's follow</w:t>
      </w:r>
    </w:p>
    <w:p w14:paraId="62774FA7" w14:textId="77777777" w:rsidR="00F13440" w:rsidRPr="004A3D33" w:rsidRDefault="00F13440" w:rsidP="003B5FEB">
      <w:pPr>
        <w:pStyle w:val="Heading2"/>
        <w:jc w:val="left"/>
        <w:rPr>
          <w:sz w:val="24"/>
          <w:szCs w:val="32"/>
        </w:rPr>
      </w:pPr>
      <w:r w:rsidRPr="004A3D33">
        <w:rPr>
          <w:sz w:val="24"/>
          <w:szCs w:val="32"/>
        </w:rPr>
        <w:t>Case Study #2: Prototype design of medical round supporting robot “Terapio” [2]</w:t>
      </w:r>
    </w:p>
    <w:p w14:paraId="1637B5AD"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In this case study, the main focus is a robot that is implemented inside an important ecosystem. Terapio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Terapio</w:t>
      </w:r>
    </w:p>
    <w:p w14:paraId="54C8F616" w14:textId="77777777" w:rsidR="00F13440" w:rsidRPr="004A3D33" w:rsidRDefault="00F13440" w:rsidP="00F13440">
      <w:pPr>
        <w:keepNext/>
        <w:ind w:firstLine="720"/>
        <w:jc w:val="both"/>
        <w:rPr>
          <w:rFonts w:asciiTheme="majorBidi" w:hAnsiTheme="majorBidi" w:cstheme="majorBidi"/>
        </w:rPr>
      </w:pPr>
      <w:r w:rsidRPr="004A3D33">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4A3D33" w:rsidRDefault="00F13440" w:rsidP="00F13440">
      <w:pPr>
        <w:pStyle w:val="Caption"/>
        <w:jc w:val="center"/>
        <w:rPr>
          <w:rFonts w:cstheme="majorBidi"/>
          <w:sz w:val="22"/>
          <w:szCs w:val="22"/>
        </w:rPr>
      </w:pPr>
      <w:r w:rsidRPr="004A3D33">
        <w:rPr>
          <w:rFonts w:cstheme="majorBidi"/>
        </w:rPr>
        <w:t xml:space="preserve">Figure </w:t>
      </w:r>
      <w:r w:rsidR="00970789" w:rsidRPr="004A3D33">
        <w:rPr>
          <w:rFonts w:cstheme="majorBidi"/>
        </w:rPr>
        <w:t>3</w:t>
      </w:r>
      <w:r w:rsidRPr="004A3D33">
        <w:rPr>
          <w:rFonts w:cstheme="majorBidi"/>
        </w:rPr>
        <w:t xml:space="preserve"> showcases Terapio's modes</w:t>
      </w:r>
    </w:p>
    <w:p w14:paraId="7019C75B" w14:textId="79CCE98E" w:rsidR="000436CF" w:rsidRPr="004A3D33" w:rsidRDefault="000436CF" w:rsidP="003B5FEB">
      <w:pPr>
        <w:pStyle w:val="Heading2"/>
        <w:jc w:val="left"/>
        <w:rPr>
          <w:sz w:val="24"/>
          <w:szCs w:val="28"/>
        </w:rPr>
      </w:pPr>
      <w:r w:rsidRPr="004A3D33">
        <w:rPr>
          <w:rStyle w:val="Heading2Char"/>
          <w:b/>
          <w:bCs/>
          <w:sz w:val="24"/>
          <w:szCs w:val="28"/>
        </w:rPr>
        <w:t>Case Study#3:</w:t>
      </w:r>
      <w:r w:rsidR="00F45626" w:rsidRPr="004A3D33">
        <w:rPr>
          <w:rStyle w:val="Heading2Char"/>
          <w:sz w:val="24"/>
          <w:szCs w:val="28"/>
        </w:rPr>
        <w:t xml:space="preserve"> </w:t>
      </w:r>
      <w:r w:rsidRPr="004A3D33">
        <w:rPr>
          <w:sz w:val="24"/>
          <w:szCs w:val="28"/>
        </w:rPr>
        <w:t>Design and Development of Autonomous Delivery Robot [</w:t>
      </w:r>
      <w:r w:rsidR="004F3070" w:rsidRPr="004A3D33">
        <w:rPr>
          <w:sz w:val="24"/>
          <w:szCs w:val="28"/>
        </w:rPr>
        <w:t>3</w:t>
      </w:r>
      <w:r w:rsidRPr="004A3D33">
        <w:rPr>
          <w:sz w:val="24"/>
          <w:szCs w:val="28"/>
        </w:rPr>
        <w:t>]</w:t>
      </w:r>
    </w:p>
    <w:p w14:paraId="2801DEAD" w14:textId="77777777" w:rsidR="000436CF" w:rsidRPr="004A3D33" w:rsidRDefault="000436CF" w:rsidP="000436CF">
      <w:pPr>
        <w:jc w:val="both"/>
        <w:rPr>
          <w:rFonts w:asciiTheme="majorBidi" w:hAnsiTheme="majorBidi" w:cstheme="majorBidi"/>
        </w:rPr>
      </w:pPr>
      <w:r w:rsidRPr="004A3D33">
        <w:rPr>
          <w:rFonts w:asciiTheme="majorBidi" w:hAnsiTheme="majorBidi" w:cstheme="majorBidi"/>
        </w:rPr>
        <w:t xml:space="preserve"> </w:t>
      </w:r>
      <w:r w:rsidRPr="004A3D33">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rosserial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Pr="004A3D33" w:rsidRDefault="000436CF" w:rsidP="000436CF">
      <w:pPr>
        <w:ind w:firstLine="720"/>
        <w:jc w:val="both"/>
        <w:rPr>
          <w:rFonts w:asciiTheme="majorBidi" w:hAnsiTheme="majorBidi" w:cstheme="majorBidi"/>
        </w:rPr>
      </w:pPr>
      <w:r w:rsidRPr="004A3D33">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4A3D33">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4A3D33" w:rsidRDefault="002F27C0" w:rsidP="009A44BA">
      <w:pPr>
        <w:pStyle w:val="Heading2"/>
        <w:jc w:val="left"/>
      </w:pPr>
      <w:r w:rsidRPr="004A3D33">
        <w:t>Case Study #4: a Raspberry pi Delivery Robot Controlled by Live Stream Chat</w:t>
      </w:r>
    </w:p>
    <w:p w14:paraId="2E7A32E7" w14:textId="77777777" w:rsidR="00183972"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rPr>
        <w:t>Droiid</w:t>
      </w:r>
      <w:r w:rsidR="00FE704B" w:rsidRPr="004A3D33">
        <w:rPr>
          <w:rFonts w:asciiTheme="majorBidi" w:hAnsiTheme="majorBidi" w:cstheme="majorBidi"/>
        </w:rPr>
        <w:t xml:space="preserve"> is a delivery robot</w:t>
      </w:r>
      <w:r w:rsidRPr="004A3D33">
        <w:rPr>
          <w:rFonts w:asciiTheme="majorBidi" w:hAnsiTheme="majorBidi" w:cstheme="majorBidi"/>
        </w:rPr>
        <w:t xml:space="preserve"> created by </w:t>
      </w:r>
      <w:r w:rsidRPr="004A3D33">
        <w:rPr>
          <w:rFonts w:asciiTheme="majorBidi" w:hAnsiTheme="majorBidi" w:cstheme="majorBidi"/>
          <w:shd w:val="clear" w:color="auto" w:fill="FFFFFF"/>
        </w:rPr>
        <w:t xml:space="preserve">Even Kouao a youtuber and a software engineer at Vodafone. Droiid is a delivery robot controlled through the commands sent on a live stream chat on twitch. Unlike other robots, Droiid has six wheels instead of four this could make its movement smoother than other four wheels robots. The outer design of the robot is a custom 3D printed design to ensure it is not very heavy. However, the downside is it may not survive under strong circumstances. Droiid is not fully autonomous as it still needs to receive its commands from the live stream chat. The robot has two main features, Speech, and movement in both cases the commands received from the live chat. </w:t>
      </w:r>
    </w:p>
    <w:p w14:paraId="1095FC9F" w14:textId="0DD138BC" w:rsidR="002F27C0"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b/>
          <w:bCs/>
          <w:shd w:val="clear" w:color="auto" w:fill="FFFFFF"/>
        </w:rPr>
        <w:t>Fig.</w:t>
      </w:r>
      <w:r w:rsidR="00952E31" w:rsidRPr="004A3D33">
        <w:rPr>
          <w:rFonts w:asciiTheme="majorBidi" w:hAnsiTheme="majorBidi" w:cstheme="majorBidi"/>
          <w:b/>
          <w:bCs/>
          <w:shd w:val="clear" w:color="auto" w:fill="FFFFFF"/>
        </w:rPr>
        <w:t>4</w:t>
      </w:r>
      <w:r w:rsidRPr="004A3D33">
        <w:rPr>
          <w:rFonts w:asciiTheme="majorBidi" w:hAnsiTheme="majorBidi" w:cstheme="majorBidi"/>
          <w:shd w:val="clear" w:color="auto" w:fill="FFFFFF"/>
        </w:rPr>
        <w:t xml:space="preserve"> shows the flow of the command typed on the live stream chat, which is then received by the Droiid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Droiid server, it forwards it to the Arduino board which then will generate the control signals sent to the driver board for the motors. In case of a speech command, the raspberry pi has a text-to-speech library which convert the text message received form the Droiid server to a speech sent to the output speaker. </w:t>
      </w:r>
    </w:p>
    <w:p w14:paraId="650927B1" w14:textId="5B5560A4" w:rsidR="002F27C0" w:rsidRPr="004A3D33" w:rsidRDefault="00952E31" w:rsidP="002F27C0">
      <w:pPr>
        <w:rPr>
          <w:rFonts w:asciiTheme="majorBidi" w:hAnsiTheme="majorBidi" w:cstheme="majorBidi"/>
          <w:shd w:val="clear" w:color="auto" w:fill="FFFFFF"/>
        </w:rPr>
      </w:pPr>
      <w:r w:rsidRPr="004A3D33">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Figure 4 showcasing Droiid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Figure 4 showcasing Droiid</w:t>
                      </w:r>
                    </w:p>
                  </w:txbxContent>
                </v:textbox>
                <w10:wrap type="topAndBottom"/>
              </v:shape>
            </w:pict>
          </mc:Fallback>
        </mc:AlternateContent>
      </w:r>
      <w:r w:rsidR="002F27C0" w:rsidRPr="004A3D33">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Pr="004A3D33" w:rsidRDefault="002F27C0" w:rsidP="000436CF">
      <w:pPr>
        <w:ind w:firstLine="720"/>
        <w:jc w:val="both"/>
        <w:rPr>
          <w:rFonts w:asciiTheme="majorBidi" w:hAnsiTheme="majorBidi" w:cstheme="majorBidi"/>
        </w:rPr>
      </w:pPr>
    </w:p>
    <w:p w14:paraId="6666EB79" w14:textId="15647493" w:rsidR="00654096" w:rsidRPr="004A3D33" w:rsidRDefault="00654096" w:rsidP="000436CF">
      <w:pPr>
        <w:ind w:firstLine="720"/>
        <w:jc w:val="both"/>
        <w:rPr>
          <w:rFonts w:asciiTheme="majorBidi" w:hAnsiTheme="majorBidi" w:cstheme="majorBidi"/>
        </w:rPr>
      </w:pPr>
    </w:p>
    <w:p w14:paraId="7CC22755" w14:textId="3F6BEA2E" w:rsidR="00654096" w:rsidRPr="004A3D33" w:rsidRDefault="00654096" w:rsidP="000436CF">
      <w:pPr>
        <w:ind w:firstLine="720"/>
        <w:jc w:val="both"/>
        <w:rPr>
          <w:rFonts w:asciiTheme="majorBidi" w:hAnsiTheme="majorBidi" w:cstheme="majorBidi"/>
        </w:rPr>
      </w:pPr>
    </w:p>
    <w:p w14:paraId="26A12992" w14:textId="54779F2D" w:rsidR="00131E15" w:rsidRPr="004A3D33" w:rsidRDefault="00654096" w:rsidP="00F56137">
      <w:pPr>
        <w:pStyle w:val="Heading2"/>
        <w:jc w:val="left"/>
        <w:rPr>
          <w:sz w:val="24"/>
          <w:szCs w:val="28"/>
        </w:rPr>
      </w:pPr>
      <w:r w:rsidRPr="004A3D33">
        <w:rPr>
          <w:sz w:val="24"/>
          <w:szCs w:val="28"/>
        </w:rPr>
        <w:lastRenderedPageBreak/>
        <w:t>Project Charter</w:t>
      </w:r>
    </w:p>
    <w:tbl>
      <w:tblPr>
        <w:tblW w:w="9715" w:type="dxa"/>
        <w:tblLook w:val="04A0" w:firstRow="1" w:lastRow="0" w:firstColumn="1" w:lastColumn="0" w:noHBand="0" w:noVBand="1"/>
      </w:tblPr>
      <w:tblGrid>
        <w:gridCol w:w="1705"/>
        <w:gridCol w:w="2585"/>
        <w:gridCol w:w="1419"/>
        <w:gridCol w:w="4006"/>
        <w:tblGridChange w:id="1">
          <w:tblGrid>
            <w:gridCol w:w="5"/>
            <w:gridCol w:w="1700"/>
            <w:gridCol w:w="5"/>
            <w:gridCol w:w="2585"/>
            <w:gridCol w:w="1419"/>
            <w:gridCol w:w="4001"/>
            <w:gridCol w:w="5"/>
          </w:tblGrid>
        </w:tblGridChange>
      </w:tblGrid>
      <w:tr w:rsidR="00B62FF8" w:rsidRPr="00B62FF8" w14:paraId="7505425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0B769254" w:rsidR="00B62FF8" w:rsidRPr="00B62FF8" w:rsidRDefault="00B62FF8" w:rsidP="00B62FF8">
            <w:pPr>
              <w:spacing w:after="0" w:line="240" w:lineRule="auto"/>
              <w:jc w:val="center"/>
              <w:rPr>
                <w:rFonts w:asciiTheme="majorBidi" w:eastAsia="Times New Roman" w:hAnsiTheme="majorBidi" w:cstheme="majorBidi"/>
                <w:b/>
                <w:bCs/>
                <w:color w:val="FFFFFF"/>
                <w:sz w:val="20"/>
                <w:szCs w:val="20"/>
              </w:rPr>
            </w:pPr>
            <w:r w:rsidRPr="00B62FF8">
              <w:rPr>
                <w:rFonts w:asciiTheme="majorBidi" w:eastAsia="Times New Roman" w:hAnsiTheme="majorBidi" w:cstheme="majorBidi"/>
                <w:b/>
                <w:bCs/>
                <w:color w:val="FFFFFF"/>
                <w:sz w:val="20"/>
                <w:szCs w:val="20"/>
              </w:rPr>
              <w:t>1.</w:t>
            </w:r>
            <w:ins w:id="2" w:author="WAEL RABAH W ALDHAHERI" w:date="2021-09-28T21:05:00Z">
              <w:r w:rsidR="00852010">
                <w:rPr>
                  <w:rFonts w:asciiTheme="majorBidi" w:eastAsia="Times New Roman" w:hAnsiTheme="majorBidi" w:cstheme="majorBidi"/>
                  <w:b/>
                  <w:bCs/>
                  <w:color w:val="FFFFFF"/>
                  <w:sz w:val="20"/>
                  <w:szCs w:val="20"/>
                </w:rPr>
                <w:t xml:space="preserve"> </w:t>
              </w:r>
            </w:ins>
            <w:r w:rsidRPr="00B62FF8">
              <w:rPr>
                <w:rFonts w:asciiTheme="majorBidi" w:eastAsia="Times New Roman" w:hAnsiTheme="majorBidi" w:cstheme="majorBidi"/>
                <w:b/>
                <w:bCs/>
                <w:color w:val="FFFFFF"/>
                <w:sz w:val="20"/>
                <w:szCs w:val="20"/>
              </w:rPr>
              <w:t>General Project Information</w:t>
            </w:r>
          </w:p>
        </w:tc>
      </w:tr>
      <w:tr w:rsidR="00B62FF8" w:rsidRPr="00B62FF8" w14:paraId="6B977186"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353A89B5" w:rsidR="00B62FF8" w:rsidRPr="00B62FF8" w:rsidRDefault="00B62FF8" w:rsidP="00B62FF8">
            <w:pPr>
              <w:spacing w:after="0" w:line="240" w:lineRule="auto"/>
              <w:rPr>
                <w:rFonts w:asciiTheme="majorBidi" w:eastAsia="Times New Roman" w:hAnsiTheme="majorBidi" w:cstheme="majorBidi"/>
                <w:b/>
                <w:bCs/>
                <w:color w:val="000000"/>
                <w:sz w:val="20"/>
                <w:szCs w:val="20"/>
                <w:rtl/>
              </w:rPr>
            </w:pPr>
            <w:r w:rsidRPr="00B62FF8">
              <w:rPr>
                <w:rFonts w:asciiTheme="majorBidi" w:eastAsia="Times New Roman" w:hAnsiTheme="majorBidi" w:cstheme="majorBidi"/>
                <w:b/>
                <w:bCs/>
                <w:color w:val="000000"/>
                <w:sz w:val="20"/>
                <w:szCs w:val="20"/>
              </w:rPr>
              <w:t xml:space="preserve">Project </w:t>
            </w:r>
            <w:del w:id="3" w:author="WAEL RABAH W ALDHAHERI" w:date="2021-09-28T22:25:00Z">
              <w:r w:rsidRPr="00B62FF8" w:rsidDel="00717F11">
                <w:rPr>
                  <w:rFonts w:asciiTheme="majorBidi" w:eastAsia="Times New Roman" w:hAnsiTheme="majorBidi" w:cstheme="majorBidi"/>
                  <w:b/>
                  <w:bCs/>
                  <w:color w:val="000000"/>
                  <w:sz w:val="20"/>
                  <w:szCs w:val="20"/>
                </w:rPr>
                <w:delText>Name</w:delText>
              </w:r>
            </w:del>
            <w:ins w:id="4" w:author="WAEL RABAH W ALDHAHERI" w:date="2021-09-28T22:25:00Z">
              <w:r w:rsidR="00717F11">
                <w:rPr>
                  <w:rFonts w:asciiTheme="majorBidi" w:eastAsia="Times New Roman" w:hAnsiTheme="majorBidi" w:cstheme="majorBidi"/>
                  <w:b/>
                  <w:bCs/>
                  <w:color w:val="000000"/>
                  <w:sz w:val="20"/>
                  <w:szCs w:val="20"/>
                </w:rPr>
                <w:t>Title</w:t>
              </w:r>
            </w:ins>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304EE3">
        <w:tblPrEx>
          <w:tblW w:w="9715" w:type="dxa"/>
          <w:tblPrExChange w:id="5" w:author="WAEL RABAH W ALDHAHERI" w:date="2021-09-28T22:03:00Z">
            <w:tblPrEx>
              <w:tblW w:w="9715" w:type="dxa"/>
            </w:tblPrEx>
          </w:tblPrExChange>
        </w:tblPrEx>
        <w:trPr>
          <w:trHeight w:val="300"/>
          <w:trPrChange w:id="6" w:author="WAEL RABAH W ALDHAHERI" w:date="2021-09-28T22:03:00Z">
            <w:trPr>
              <w:gridAfter w:val="0"/>
              <w:trHeight w:val="300"/>
            </w:trPr>
          </w:trPrChange>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Change w:id="7" w:author="WAEL RABAH W ALDHAHERI" w:date="2021-09-28T22:03:00Z">
              <w:tcPr>
                <w:tcW w:w="1705" w:type="dxa"/>
                <w:gridSpan w:val="2"/>
                <w:tcBorders>
                  <w:top w:val="nil"/>
                  <w:left w:val="single" w:sz="4" w:space="0" w:color="auto"/>
                  <w:bottom w:val="single" w:sz="4" w:space="0" w:color="auto"/>
                  <w:right w:val="single" w:sz="4" w:space="0" w:color="auto"/>
                </w:tcBorders>
                <w:shd w:val="clear" w:color="000000" w:fill="DBDBDB"/>
                <w:noWrap/>
                <w:vAlign w:val="bottom"/>
                <w:hideMark/>
              </w:tcPr>
            </w:tcPrChange>
          </w:tcPr>
          <w:p w14:paraId="2BEB197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center"/>
            <w:hideMark/>
            <w:tcPrChange w:id="8" w:author="WAEL RABAH W ALDHAHERI" w:date="2021-09-28T22:03:00Z">
              <w:tcPr>
                <w:tcW w:w="8010" w:type="dxa"/>
                <w:gridSpan w:val="4"/>
                <w:tcBorders>
                  <w:top w:val="nil"/>
                  <w:left w:val="nil"/>
                  <w:bottom w:val="single" w:sz="4" w:space="0" w:color="auto"/>
                  <w:right w:val="single" w:sz="4" w:space="0" w:color="auto"/>
                </w:tcBorders>
                <w:shd w:val="clear" w:color="auto" w:fill="auto"/>
                <w:noWrap/>
                <w:vAlign w:val="bottom"/>
                <w:hideMark/>
              </w:tcPr>
            </w:tcPrChange>
          </w:tcPr>
          <w:p w14:paraId="753DBB54"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King Abdulaziz University, Department of Electrical and Computer Engineering</w:t>
            </w:r>
          </w:p>
        </w:tc>
      </w:tr>
      <w:tr w:rsidR="00B62FF8" w:rsidRPr="00B62FF8" w14:paraId="52F8B0DC" w14:textId="77777777" w:rsidTr="00304EE3">
        <w:tblPrEx>
          <w:tblW w:w="9715" w:type="dxa"/>
          <w:tblPrExChange w:id="9" w:author="WAEL RABAH W ALDHAHERI" w:date="2021-09-28T22:03:00Z">
            <w:tblPrEx>
              <w:tblW w:w="9715" w:type="dxa"/>
            </w:tblPrEx>
          </w:tblPrExChange>
        </w:tblPrEx>
        <w:trPr>
          <w:trHeight w:val="300"/>
          <w:trPrChange w:id="10" w:author="WAEL RABAH W ALDHAHERI" w:date="2021-09-28T22:03:00Z">
            <w:trPr>
              <w:gridAfter w:val="0"/>
              <w:trHeight w:val="300"/>
            </w:trPr>
          </w:trPrChange>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Change w:id="11" w:author="WAEL RABAH W ALDHAHERI" w:date="2021-09-28T22:03:00Z">
              <w:tcPr>
                <w:tcW w:w="1705" w:type="dxa"/>
                <w:gridSpan w:val="2"/>
                <w:tcBorders>
                  <w:top w:val="nil"/>
                  <w:left w:val="single" w:sz="4" w:space="0" w:color="auto"/>
                  <w:bottom w:val="single" w:sz="4" w:space="0" w:color="auto"/>
                  <w:right w:val="single" w:sz="4" w:space="0" w:color="auto"/>
                </w:tcBorders>
                <w:shd w:val="clear" w:color="000000" w:fill="DBDBDB"/>
                <w:noWrap/>
                <w:vAlign w:val="bottom"/>
                <w:hideMark/>
              </w:tcPr>
            </w:tcPrChange>
          </w:tcPr>
          <w:p w14:paraId="6666C858"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center"/>
            <w:hideMark/>
            <w:tcPrChange w:id="12" w:author="WAEL RABAH W ALDHAHERI" w:date="2021-09-28T22:03:00Z">
              <w:tcPr>
                <w:tcW w:w="8010" w:type="dxa"/>
                <w:gridSpan w:val="4"/>
                <w:tcBorders>
                  <w:top w:val="nil"/>
                  <w:left w:val="nil"/>
                  <w:bottom w:val="single" w:sz="4" w:space="0" w:color="auto"/>
                  <w:right w:val="single" w:sz="4" w:space="0" w:color="auto"/>
                </w:tcBorders>
                <w:shd w:val="clear" w:color="auto" w:fill="auto"/>
                <w:noWrap/>
                <w:vAlign w:val="bottom"/>
                <w:hideMark/>
              </w:tcPr>
            </w:tcPrChange>
          </w:tcPr>
          <w:p w14:paraId="1020BCD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304EE3">
        <w:tblPrEx>
          <w:tblW w:w="9715" w:type="dxa"/>
          <w:tblPrExChange w:id="13" w:author="WAEL RABAH W ALDHAHERI" w:date="2021-09-28T22:03:00Z">
            <w:tblPrEx>
              <w:tblW w:w="9715" w:type="dxa"/>
            </w:tblPrEx>
          </w:tblPrExChange>
        </w:tblPrEx>
        <w:trPr>
          <w:trHeight w:val="300"/>
          <w:trPrChange w:id="14" w:author="WAEL RABAH W ALDHAHERI" w:date="2021-09-28T22:03:00Z">
            <w:trPr>
              <w:gridAfter w:val="0"/>
              <w:trHeight w:val="300"/>
            </w:trPr>
          </w:trPrChange>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Change w:id="15" w:author="WAEL RABAH W ALDHAHERI" w:date="2021-09-28T22:03:00Z">
              <w:tcPr>
                <w:tcW w:w="1705" w:type="dxa"/>
                <w:gridSpan w:val="2"/>
                <w:tcBorders>
                  <w:top w:val="nil"/>
                  <w:left w:val="single" w:sz="4" w:space="0" w:color="auto"/>
                  <w:bottom w:val="single" w:sz="4" w:space="0" w:color="auto"/>
                  <w:right w:val="single" w:sz="4" w:space="0" w:color="auto"/>
                </w:tcBorders>
                <w:shd w:val="clear" w:color="000000" w:fill="DBDBDB"/>
                <w:noWrap/>
                <w:vAlign w:val="bottom"/>
                <w:hideMark/>
              </w:tcPr>
            </w:tcPrChange>
          </w:tcPr>
          <w:p w14:paraId="29A5C955"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center"/>
            <w:hideMark/>
            <w:tcPrChange w:id="16" w:author="WAEL RABAH W ALDHAHERI" w:date="2021-09-28T22:03:00Z">
              <w:tcPr>
                <w:tcW w:w="8010" w:type="dxa"/>
                <w:gridSpan w:val="4"/>
                <w:tcBorders>
                  <w:top w:val="nil"/>
                  <w:left w:val="nil"/>
                  <w:bottom w:val="single" w:sz="4" w:space="0" w:color="auto"/>
                  <w:right w:val="single" w:sz="4" w:space="0" w:color="auto"/>
                </w:tcBorders>
                <w:shd w:val="clear" w:color="auto" w:fill="auto"/>
                <w:noWrap/>
                <w:vAlign w:val="bottom"/>
                <w:hideMark/>
              </w:tcPr>
            </w:tcPrChange>
          </w:tcPr>
          <w:p w14:paraId="58297A73" w14:textId="77777777" w:rsidR="00B62FF8" w:rsidRPr="00B62FF8" w:rsidRDefault="00B62FF8" w:rsidP="00304EE3">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lang w:val="en-GB"/>
              </w:rPr>
              <w:t>Dr. Muhammed Bilal</w:t>
            </w:r>
          </w:p>
        </w:tc>
      </w:tr>
      <w:tr w:rsidR="00653BAD" w:rsidRPr="00653BAD" w14:paraId="21015C77"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653BAD" w:rsidRDefault="00653BAD" w:rsidP="00653BAD">
            <w:pPr>
              <w:spacing w:after="0" w:line="240" w:lineRule="auto"/>
              <w:jc w:val="center"/>
              <w:rPr>
                <w:rFonts w:asciiTheme="majorBidi" w:eastAsia="Times New Roman" w:hAnsiTheme="majorBidi" w:cstheme="majorBidi"/>
                <w:b/>
                <w:bCs/>
                <w:color w:val="FFFFFF"/>
                <w:sz w:val="20"/>
                <w:szCs w:val="20"/>
              </w:rPr>
            </w:pPr>
            <w:r w:rsidRPr="00653BAD">
              <w:rPr>
                <w:rFonts w:asciiTheme="majorBidi" w:eastAsia="Times New Roman" w:hAnsiTheme="majorBidi" w:cstheme="majorBidi"/>
                <w:b/>
                <w:bCs/>
                <w:color w:val="FFFFFF"/>
                <w:sz w:val="20"/>
                <w:szCs w:val="20"/>
              </w:rPr>
              <w:t>2. Project Stakeholders</w:t>
            </w:r>
          </w:p>
        </w:tc>
      </w:tr>
      <w:tr w:rsidR="00653BAD" w:rsidRPr="00653BAD" w14:paraId="23090A5E"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b/>
                <w:bCs/>
                <w:color w:val="000000"/>
                <w:sz w:val="20"/>
                <w:szCs w:val="20"/>
              </w:rPr>
            </w:pPr>
            <w:r w:rsidRPr="003334EE">
              <w:rPr>
                <w:rFonts w:asciiTheme="majorBidi" w:eastAsia="Times New Roman" w:hAnsiTheme="majorBidi" w:cstheme="majorBidi"/>
                <w:b/>
                <w:bCs/>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Contact Details</w:t>
            </w:r>
          </w:p>
        </w:tc>
      </w:tr>
      <w:tr w:rsidR="00653BAD" w:rsidRPr="00653BAD" w14:paraId="37782899"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5D550E">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Muhannad Saeed AlGhamdi</w:t>
            </w:r>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6B98CC61"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3024F2E" w:rsidR="00653BAD" w:rsidRPr="00653BAD" w:rsidRDefault="00CD7546" w:rsidP="00CD7546">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966 504 624 355</w:t>
            </w:r>
          </w:p>
        </w:tc>
      </w:tr>
      <w:tr w:rsidR="00653BAD" w:rsidRPr="00653BAD" w14:paraId="52C4CEC5"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B4AD9C5"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Wael Rabah AlDhaheri</w:t>
            </w:r>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77A3FB8F" w:rsidR="00CD7546" w:rsidRPr="00653BAD" w:rsidRDefault="00CD7546"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966 506 615 899</w:t>
            </w:r>
          </w:p>
        </w:tc>
      </w:tr>
      <w:tr w:rsidR="00AE0693" w:rsidRPr="00AE0693" w14:paraId="7B89258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27C5C931" w:rsidR="00AE0693" w:rsidRPr="00AE0693" w:rsidRDefault="00D35E47" w:rsidP="00AE0693">
            <w:pPr>
              <w:spacing w:after="0" w:line="240" w:lineRule="auto"/>
              <w:jc w:val="center"/>
              <w:rPr>
                <w:rFonts w:asciiTheme="majorBidi" w:eastAsia="Times New Roman" w:hAnsiTheme="majorBidi" w:cstheme="majorBidi"/>
                <w:b/>
                <w:bCs/>
                <w:color w:val="FFFFFF"/>
                <w:sz w:val="20"/>
                <w:szCs w:val="20"/>
              </w:rPr>
            </w:pPr>
            <w:r w:rsidRPr="004A3D33">
              <w:rPr>
                <w:rFonts w:asciiTheme="majorBidi" w:eastAsia="Times New Roman" w:hAnsiTheme="majorBidi" w:cstheme="majorBidi"/>
                <w:b/>
                <w:bCs/>
                <w:color w:val="FFFFFF"/>
                <w:sz w:val="20"/>
                <w:szCs w:val="20"/>
              </w:rPr>
              <w:t>3.</w:t>
            </w:r>
            <w:ins w:id="17" w:author="WAEL RABAH W ALDHAHERI" w:date="2021-09-28T21:04:00Z">
              <w:r w:rsidR="00852010">
                <w:rPr>
                  <w:rFonts w:asciiTheme="majorBidi" w:eastAsia="Times New Roman" w:hAnsiTheme="majorBidi" w:cstheme="majorBidi"/>
                  <w:b/>
                  <w:bCs/>
                  <w:color w:val="FFFFFF"/>
                  <w:sz w:val="20"/>
                  <w:szCs w:val="20"/>
                </w:rPr>
                <w:t xml:space="preserve"> </w:t>
              </w:r>
            </w:ins>
            <w:r w:rsidR="00AE0693" w:rsidRPr="00AE0693">
              <w:rPr>
                <w:rFonts w:asciiTheme="majorBidi" w:eastAsia="Times New Roman" w:hAnsiTheme="majorBidi" w:cstheme="majorBidi"/>
                <w:b/>
                <w:bCs/>
                <w:color w:val="FFFFFF"/>
                <w:sz w:val="20"/>
                <w:szCs w:val="20"/>
              </w:rPr>
              <w:t xml:space="preserve">Executive Summary </w:t>
            </w:r>
          </w:p>
        </w:tc>
      </w:tr>
      <w:tr w:rsidR="00AE0693" w:rsidRPr="00AE0693" w14:paraId="313351C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442C2101" w:rsidR="00AE0693" w:rsidRPr="00AE0693" w:rsidRDefault="00AE0693" w:rsidP="00D90176">
            <w:pPr>
              <w:spacing w:after="0" w:line="240" w:lineRule="auto"/>
              <w:jc w:val="both"/>
              <w:rPr>
                <w:rFonts w:asciiTheme="majorBidi" w:eastAsia="Times New Roman" w:hAnsiTheme="majorBidi" w:cstheme="majorBidi"/>
                <w:color w:val="000000"/>
                <w:sz w:val="20"/>
                <w:szCs w:val="20"/>
                <w:rtl/>
              </w:rPr>
            </w:pPr>
            <w:r w:rsidRPr="00AE0693">
              <w:rPr>
                <w:rFonts w:asciiTheme="majorBidi" w:eastAsia="Times New Roman" w:hAnsiTheme="majorBidi" w:cstheme="majorBidi"/>
                <w:color w:val="000000"/>
                <w:sz w:val="20"/>
                <w:szCs w:val="20"/>
              </w:rPr>
              <w:t> </w:t>
            </w:r>
            <w:r w:rsidR="00304EE3">
              <w:rPr>
                <w:rFonts w:asciiTheme="majorBidi" w:eastAsia="Times New Roman" w:hAnsiTheme="majorBidi" w:cstheme="majorBidi"/>
                <w:color w:val="000000"/>
                <w:sz w:val="20"/>
                <w:szCs w:val="20"/>
              </w:rPr>
              <w:t>According to our information gathering, it is apparent that there is a need for an on-campus delivery solution. Which would benefit the administrators in efficiently completing their work and stu</w:t>
            </w:r>
            <w:r w:rsidR="001376C7">
              <w:rPr>
                <w:rFonts w:asciiTheme="majorBidi" w:eastAsia="Times New Roman" w:hAnsiTheme="majorBidi" w:cstheme="majorBidi"/>
                <w:color w:val="000000"/>
                <w:sz w:val="20"/>
                <w:szCs w:val="20"/>
              </w:rPr>
              <w:t>dents by reducing time wasted going back and forth between buildings.</w:t>
            </w:r>
          </w:p>
        </w:tc>
      </w:tr>
      <w:tr w:rsidR="00AE0693" w:rsidRPr="00AE0693" w14:paraId="6FEEF431"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5F46398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r w:rsidR="00070E2D">
              <w:rPr>
                <w:rFonts w:asciiTheme="majorBidi" w:eastAsia="Times New Roman" w:hAnsiTheme="majorBidi" w:cstheme="majorBidi"/>
                <w:color w:val="000000"/>
                <w:sz w:val="20"/>
                <w:szCs w:val="20"/>
              </w:rPr>
              <w:t xml:space="preserve">The university campus consists of different terrains: roads, tiles, grass which might be challenging to traverse for a ground robot. In addition to that, there are moving objects (people, </w:t>
            </w:r>
            <w:r w:rsidR="00D5062D">
              <w:rPr>
                <w:rFonts w:asciiTheme="majorBidi" w:eastAsia="Times New Roman" w:hAnsiTheme="majorBidi" w:cstheme="majorBidi"/>
                <w:color w:val="000000"/>
                <w:sz w:val="20"/>
                <w:szCs w:val="20"/>
              </w:rPr>
              <w:t>cars) which</w:t>
            </w:r>
            <w:r w:rsidR="00070E2D">
              <w:rPr>
                <w:rFonts w:asciiTheme="majorBidi" w:eastAsia="Times New Roman" w:hAnsiTheme="majorBidi" w:cstheme="majorBidi"/>
                <w:color w:val="000000"/>
                <w:sz w:val="20"/>
                <w:szCs w:val="20"/>
              </w:rPr>
              <w:t xml:space="preserve"> might </w:t>
            </w:r>
            <w:r w:rsidR="00070E2D" w:rsidRPr="00070E2D">
              <w:rPr>
                <w:rFonts w:asciiTheme="majorBidi" w:eastAsia="Times New Roman" w:hAnsiTheme="majorBidi" w:cstheme="majorBidi"/>
                <w:color w:val="000000"/>
                <w:sz w:val="20"/>
                <w:szCs w:val="20"/>
              </w:rPr>
              <w:t>necessitate</w:t>
            </w:r>
            <w:r w:rsidR="00070E2D">
              <w:rPr>
                <w:rFonts w:asciiTheme="majorBidi" w:eastAsia="Times New Roman" w:hAnsiTheme="majorBidi" w:cstheme="majorBidi"/>
                <w:color w:val="000000"/>
                <w:sz w:val="20"/>
                <w:szCs w:val="20"/>
              </w:rPr>
              <w:t xml:space="preserve"> obstacle avoidance.</w:t>
            </w:r>
          </w:p>
        </w:tc>
      </w:tr>
      <w:tr w:rsidR="00AE0693" w:rsidRPr="00AE0693" w14:paraId="3EB3EAB4"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4A3D33">
              <w:rPr>
                <w:rFonts w:asciiTheme="majorBidi" w:hAnsiTheme="majorBidi" w:cstheme="majorBidi"/>
                <w:color w:val="000000" w:themeColor="text1"/>
                <w:sz w:val="20"/>
                <w:szCs w:val="20"/>
              </w:rPr>
              <w:t>Create a unified and comprehensive delivery network across the KAU campus without human involvement.</w:t>
            </w:r>
          </w:p>
        </w:tc>
      </w:tr>
      <w:tr w:rsidR="00AE0693" w:rsidRPr="00AE0693" w14:paraId="0F553F1A"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4A3D33" w:rsidRDefault="00C37F1A" w:rsidP="00C37F1A">
            <w:pPr>
              <w:rPr>
                <w:rFonts w:asciiTheme="majorBidi" w:hAnsiTheme="majorBidi" w:cstheme="majorBidi"/>
                <w:b/>
                <w:bCs/>
                <w:sz w:val="20"/>
                <w:szCs w:val="20"/>
              </w:rPr>
            </w:pPr>
            <w:r w:rsidRPr="004A3D33">
              <w:rPr>
                <w:rFonts w:asciiTheme="majorBidi" w:hAnsiTheme="majorBidi" w:cstheme="majorBidi"/>
                <w:b/>
                <w:bCs/>
                <w:sz w:val="20"/>
                <w:szCs w:val="20"/>
              </w:rPr>
              <w:t>Lower Level:</w:t>
            </w:r>
          </w:p>
          <w:p w14:paraId="35AFAF9F"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Connect the whole university buildings into a single automated delivery network.</w:t>
            </w:r>
          </w:p>
          <w:p w14:paraId="2FF13E6E"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productivity of employees/students by saving their time.</w:t>
            </w:r>
          </w:p>
          <w:p w14:paraId="54F4C95E" w14:textId="3DC50A0E"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the movement of the economy inside the campus, by providing the infrastructure for an automated delivery option.</w:t>
            </w:r>
          </w:p>
          <w:p w14:paraId="064CA4AF" w14:textId="217B2AA1" w:rsidR="00664AB6" w:rsidRPr="004A3D33" w:rsidRDefault="00664AB6" w:rsidP="00664AB6">
            <w:pPr>
              <w:rPr>
                <w:rFonts w:asciiTheme="majorBidi" w:hAnsiTheme="majorBidi" w:cstheme="majorBidi"/>
                <w:b/>
                <w:bCs/>
                <w:sz w:val="20"/>
                <w:szCs w:val="20"/>
              </w:rPr>
            </w:pPr>
            <w:r w:rsidRPr="004A3D33">
              <w:rPr>
                <w:rFonts w:asciiTheme="majorBidi" w:hAnsiTheme="majorBidi" w:cstheme="majorBidi"/>
                <w:b/>
                <w:bCs/>
                <w:sz w:val="20"/>
                <w:szCs w:val="20"/>
              </w:rPr>
              <w:t>Higher Level:</w:t>
            </w:r>
          </w:p>
          <w:p w14:paraId="45566EC4" w14:textId="3F7DFF59" w:rsidR="00664AB6" w:rsidRPr="004A3D33" w:rsidRDefault="00E15745" w:rsidP="00664AB6">
            <w:pPr>
              <w:pStyle w:val="ListParagraph"/>
              <w:numPr>
                <w:ilvl w:val="0"/>
                <w:numId w:val="3"/>
              </w:numPr>
              <w:spacing w:line="259" w:lineRule="auto"/>
              <w:rPr>
                <w:rFonts w:cstheme="majorBidi"/>
                <w:sz w:val="20"/>
                <w:szCs w:val="20"/>
              </w:rPr>
            </w:pPr>
            <w:r w:rsidRPr="004A3D33">
              <w:rPr>
                <w:rFonts w:cstheme="majorBidi"/>
                <w:sz w:val="20"/>
                <w:szCs w:val="20"/>
              </w:rPr>
              <w:t>P</w:t>
            </w:r>
            <w:r w:rsidR="00664AB6" w:rsidRPr="004A3D33">
              <w:rPr>
                <w:rFonts w:cstheme="majorBidi"/>
                <w:sz w:val="20"/>
                <w:szCs w:val="20"/>
              </w:rPr>
              <w:t>ush to</w:t>
            </w:r>
            <w:r w:rsidR="006D0A91" w:rsidRPr="004A3D33">
              <w:rPr>
                <w:rFonts w:cstheme="majorBidi"/>
                <w:sz w:val="20"/>
                <w:szCs w:val="20"/>
              </w:rPr>
              <w:t xml:space="preserve"> increase development in the</w:t>
            </w:r>
            <w:r w:rsidR="00664AB6" w:rsidRPr="004A3D33">
              <w:rPr>
                <w:rFonts w:cstheme="majorBidi"/>
                <w:sz w:val="20"/>
                <w:szCs w:val="20"/>
              </w:rPr>
              <w:t xml:space="preserve"> tech field industry in Saudi Arabia</w:t>
            </w:r>
            <w:r w:rsidR="002914AE" w:rsidRPr="004A3D33">
              <w:rPr>
                <w:rFonts w:cstheme="majorBidi"/>
                <w:sz w:val="20"/>
                <w:szCs w:val="20"/>
              </w:rPr>
              <w:t>.</w:t>
            </w:r>
          </w:p>
          <w:p w14:paraId="1FE440F4" w14:textId="77777777" w:rsidR="00664AB6" w:rsidRPr="004A3D33" w:rsidRDefault="00664AB6" w:rsidP="00664AB6">
            <w:pPr>
              <w:pStyle w:val="ListParagraph"/>
              <w:numPr>
                <w:ilvl w:val="0"/>
                <w:numId w:val="3"/>
              </w:numPr>
              <w:spacing w:line="259" w:lineRule="auto"/>
              <w:rPr>
                <w:rFonts w:cstheme="majorBidi"/>
                <w:sz w:val="20"/>
                <w:szCs w:val="20"/>
              </w:rPr>
            </w:pPr>
            <w:r w:rsidRPr="004A3D33">
              <w:rPr>
                <w:rFonts w:cstheme="majorBidi"/>
                <w:sz w:val="20"/>
                <w:szCs w:val="20"/>
              </w:rPr>
              <w:t>Raise awareness to decrease the carbon emission, by providing an electrical alternative to gasoline-based vehicles.</w:t>
            </w:r>
          </w:p>
          <w:p w14:paraId="4B1FA1E3" w14:textId="45E03847" w:rsidR="00664AB6" w:rsidRPr="004A3D33" w:rsidRDefault="00664AB6" w:rsidP="00E15745">
            <w:pPr>
              <w:pStyle w:val="ListParagraph"/>
              <w:numPr>
                <w:ilvl w:val="0"/>
                <w:numId w:val="3"/>
              </w:numPr>
              <w:spacing w:line="259" w:lineRule="auto"/>
              <w:rPr>
                <w:rFonts w:cstheme="majorBidi"/>
                <w:sz w:val="20"/>
                <w:szCs w:val="20"/>
                <w:rtl/>
              </w:rPr>
            </w:pPr>
            <w:r w:rsidRPr="004A3D33">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r w:rsidR="004F6E84" w:rsidRPr="004F6E84" w14:paraId="782CAD1F"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723A20" w14:textId="4BCA9036" w:rsidR="004F6E84" w:rsidRPr="004F6E84" w:rsidRDefault="00B46152" w:rsidP="004F6E84">
            <w:pPr>
              <w:spacing w:after="0" w:line="240" w:lineRule="auto"/>
              <w:jc w:val="center"/>
              <w:rPr>
                <w:rFonts w:asciiTheme="majorBidi" w:eastAsia="Times New Roman" w:hAnsiTheme="majorBidi" w:cstheme="majorBidi"/>
                <w:color w:val="FFFFFF"/>
              </w:rPr>
            </w:pPr>
            <w:r w:rsidRPr="00852010">
              <w:rPr>
                <w:rFonts w:asciiTheme="majorBidi" w:eastAsia="Times New Roman" w:hAnsiTheme="majorBidi" w:cstheme="majorBidi"/>
                <w:b/>
                <w:bCs/>
                <w:color w:val="FFFFFF"/>
                <w:rPrChange w:id="18" w:author="WAEL RABAH W ALDHAHERI" w:date="2021-09-28T21:04:00Z">
                  <w:rPr>
                    <w:rFonts w:asciiTheme="majorBidi" w:eastAsia="Times New Roman" w:hAnsiTheme="majorBidi" w:cstheme="majorBidi"/>
                    <w:color w:val="FFFFFF"/>
                  </w:rPr>
                </w:rPrChange>
              </w:rPr>
              <w:t>4.</w:t>
            </w:r>
            <w:ins w:id="19" w:author="WAEL RABAH W ALDHAHERI" w:date="2021-09-28T22:05:00Z">
              <w:r w:rsidR="00304EE3">
                <w:rPr>
                  <w:rFonts w:asciiTheme="majorBidi" w:eastAsia="Times New Roman" w:hAnsiTheme="majorBidi" w:cstheme="majorBidi"/>
                  <w:b/>
                  <w:bCs/>
                  <w:color w:val="FFFFFF"/>
                </w:rPr>
                <w:t xml:space="preserve"> </w:t>
              </w:r>
            </w:ins>
            <w:r w:rsidR="004F6E84" w:rsidRPr="00852010">
              <w:rPr>
                <w:rFonts w:asciiTheme="majorBidi" w:eastAsia="Times New Roman" w:hAnsiTheme="majorBidi" w:cstheme="majorBidi"/>
                <w:b/>
                <w:bCs/>
                <w:color w:val="FFFFFF"/>
                <w:rPrChange w:id="20" w:author="WAEL RABAH W ALDHAHERI" w:date="2021-09-28T21:04:00Z">
                  <w:rPr>
                    <w:rFonts w:asciiTheme="majorBidi" w:eastAsia="Times New Roman" w:hAnsiTheme="majorBidi" w:cstheme="majorBidi"/>
                    <w:color w:val="FFFFFF"/>
                  </w:rPr>
                </w:rPrChange>
              </w:rPr>
              <w:t>Project Purpose</w:t>
            </w:r>
          </w:p>
        </w:tc>
      </w:tr>
      <w:tr w:rsidR="004F6E84" w:rsidRPr="004F6E84" w14:paraId="22538CF2"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4FA73BF" w14:textId="64388C71"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7375F65" w14:textId="4B737D93"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sz w:val="20"/>
                <w:szCs w:val="20"/>
              </w:rPr>
              <w:t> </w:t>
            </w:r>
            <w:r w:rsidRPr="004A3D33">
              <w:rPr>
                <w:rFonts w:asciiTheme="majorBidi" w:eastAsia="Times New Roman" w:hAnsiTheme="majorBidi" w:cstheme="majorBidi"/>
                <w:color w:val="000000"/>
                <w:sz w:val="20"/>
                <w:szCs w:val="20"/>
              </w:rPr>
              <w:t xml:space="preserve">Save time by automating </w:t>
            </w:r>
            <w:r w:rsidR="00000501" w:rsidRPr="004A3D33">
              <w:rPr>
                <w:rFonts w:asciiTheme="majorBidi" w:eastAsia="Times New Roman" w:hAnsiTheme="majorBidi" w:cstheme="majorBidi"/>
                <w:color w:val="000000"/>
                <w:sz w:val="20"/>
                <w:szCs w:val="20"/>
              </w:rPr>
              <w:t>deliveries.</w:t>
            </w:r>
          </w:p>
        </w:tc>
      </w:tr>
      <w:tr w:rsidR="004F6E84" w:rsidRPr="004F6E84" w14:paraId="6571E17B"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7A52DF13" w14:textId="79FF3AC8"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44E0D3" w14:textId="36DAF7C7" w:rsidR="004F6E84" w:rsidRPr="004F6E84" w:rsidRDefault="004F6E84" w:rsidP="004F6E84">
            <w:pPr>
              <w:spacing w:after="0" w:line="240" w:lineRule="auto"/>
              <w:rPr>
                <w:rFonts w:asciiTheme="majorBidi" w:eastAsia="Times New Roman" w:hAnsiTheme="majorBidi" w:cstheme="majorBidi"/>
                <w:color w:val="000000"/>
                <w:sz w:val="20"/>
                <w:szCs w:val="20"/>
              </w:rPr>
            </w:pPr>
            <w:r w:rsidRPr="004F6E84">
              <w:rPr>
                <w:rFonts w:asciiTheme="majorBidi" w:eastAsia="Times New Roman" w:hAnsiTheme="majorBidi" w:cstheme="majorBidi"/>
                <w:color w:val="000000"/>
                <w:sz w:val="20"/>
                <w:szCs w:val="20"/>
              </w:rPr>
              <w:t> </w:t>
            </w:r>
            <w:r w:rsidR="004A3D33" w:rsidRPr="004A3D33">
              <w:rPr>
                <w:rFonts w:asciiTheme="majorBidi" w:eastAsia="Times New Roman" w:hAnsiTheme="majorBidi" w:cstheme="majorBidi"/>
                <w:color w:val="000000"/>
                <w:sz w:val="20"/>
                <w:szCs w:val="20"/>
              </w:rPr>
              <w:t>Decrease air pollution by removing the need to use cars.</w:t>
            </w:r>
          </w:p>
        </w:tc>
      </w:tr>
      <w:tr w:rsidR="004F6E84" w:rsidRPr="004F6E84" w14:paraId="26287E65"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5CE41BED" w14:textId="4F7EF13C"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361030AF" w14:textId="651FC4E9"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rPr>
              <w:t> </w:t>
            </w:r>
            <w:r w:rsidR="0066212C" w:rsidRPr="00E13865">
              <w:rPr>
                <w:rFonts w:asciiTheme="majorBidi" w:eastAsia="Times New Roman" w:hAnsiTheme="majorBidi" w:cstheme="majorBidi"/>
                <w:color w:val="000000"/>
                <w:sz w:val="20"/>
                <w:szCs w:val="20"/>
              </w:rPr>
              <w:t>Encourage automation in Saudi Arabia</w:t>
            </w:r>
          </w:p>
        </w:tc>
      </w:tr>
    </w:tbl>
    <w:p w14:paraId="62DAE2E1" w14:textId="3449C6CE" w:rsidR="00C23079" w:rsidRDefault="00C23079" w:rsidP="00F13440">
      <w:pPr>
        <w:jc w:val="both"/>
        <w:rPr>
          <w:rFonts w:asciiTheme="majorBidi" w:hAnsiTheme="majorBidi" w:cstheme="majorBidi"/>
          <w:b/>
          <w:bCs/>
          <w:sz w:val="20"/>
          <w:szCs w:val="20"/>
        </w:rPr>
      </w:pPr>
    </w:p>
    <w:p w14:paraId="0D5CA7CD" w14:textId="369E2A95" w:rsidR="003D3E70" w:rsidRDefault="003D3E70" w:rsidP="00F13440">
      <w:pPr>
        <w:jc w:val="both"/>
        <w:rPr>
          <w:rFonts w:asciiTheme="majorBidi" w:hAnsiTheme="majorBidi" w:cstheme="majorBidi"/>
          <w:b/>
          <w:bCs/>
          <w:sz w:val="20"/>
          <w:szCs w:val="20"/>
        </w:rPr>
      </w:pPr>
    </w:p>
    <w:p w14:paraId="6CD45810" w14:textId="29435806" w:rsidR="003D3E70" w:rsidRDefault="003D3E70" w:rsidP="00F13440">
      <w:pPr>
        <w:jc w:val="both"/>
        <w:rPr>
          <w:rFonts w:asciiTheme="majorBidi" w:hAnsiTheme="majorBidi" w:cstheme="majorBidi"/>
          <w:b/>
          <w:bCs/>
          <w:sz w:val="20"/>
          <w:szCs w:val="20"/>
        </w:rPr>
      </w:pPr>
    </w:p>
    <w:p w14:paraId="17949B8C" w14:textId="3B201AA2" w:rsidR="003D3E70" w:rsidRDefault="003D3E70" w:rsidP="00F13440">
      <w:pPr>
        <w:jc w:val="both"/>
        <w:rPr>
          <w:rFonts w:asciiTheme="majorBidi" w:hAnsiTheme="majorBidi" w:cstheme="majorBidi"/>
          <w:b/>
          <w:bCs/>
          <w:sz w:val="20"/>
          <w:szCs w:val="20"/>
        </w:rPr>
      </w:pPr>
    </w:p>
    <w:p w14:paraId="59AA8B59" w14:textId="77777777" w:rsidR="003D3E70" w:rsidRPr="004A3D33" w:rsidRDefault="003D3E70" w:rsidP="00F13440">
      <w:pPr>
        <w:jc w:val="both"/>
        <w:rPr>
          <w:rFonts w:asciiTheme="majorBidi" w:hAnsiTheme="majorBidi" w:cstheme="majorBidi"/>
          <w:b/>
          <w:bCs/>
          <w:sz w:val="20"/>
          <w:szCs w:val="20"/>
        </w:rPr>
      </w:pPr>
    </w:p>
    <w:p w14:paraId="67EC9395" w14:textId="77777777" w:rsidR="00F13440" w:rsidRPr="004A3D33" w:rsidRDefault="00F13440" w:rsidP="00F13440">
      <w:pPr>
        <w:rPr>
          <w:rFonts w:asciiTheme="majorBidi" w:hAnsiTheme="majorBidi" w:cstheme="majorBidi"/>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8350"/>
      </w:tblGrid>
      <w:tr w:rsidR="003D3E70" w:rsidRPr="005D550E" w14:paraId="6828D289" w14:textId="77777777" w:rsidTr="008078F8">
        <w:trPr>
          <w:trHeight w:val="350"/>
        </w:trPr>
        <w:tc>
          <w:tcPr>
            <w:tcW w:w="9777" w:type="dxa"/>
            <w:gridSpan w:val="2"/>
            <w:shd w:val="clear" w:color="000000" w:fill="4472C4"/>
            <w:noWrap/>
            <w:vAlign w:val="center"/>
            <w:hideMark/>
          </w:tcPr>
          <w:p w14:paraId="31B0D6AF" w14:textId="53E4C6B3" w:rsidR="003D3E70" w:rsidRPr="005D550E" w:rsidRDefault="003D3E70" w:rsidP="00DC1A2B">
            <w:pPr>
              <w:spacing w:after="0" w:line="240" w:lineRule="auto"/>
              <w:jc w:val="center"/>
              <w:rPr>
                <w:rFonts w:ascii="Times New Roman" w:eastAsia="Times New Roman" w:hAnsi="Times New Roman" w:cs="Times New Roman"/>
                <w:b/>
                <w:bCs/>
                <w:color w:val="FFFFFF"/>
                <w:sz w:val="20"/>
                <w:szCs w:val="20"/>
              </w:rPr>
            </w:pPr>
            <w:r w:rsidRPr="00E52502">
              <w:rPr>
                <w:rFonts w:ascii="Times New Roman" w:eastAsia="Times New Roman" w:hAnsi="Times New Roman" w:cs="Times New Roman"/>
                <w:b/>
                <w:bCs/>
                <w:color w:val="FFFFFF"/>
              </w:rPr>
              <w:t>5.</w:t>
            </w:r>
            <w:ins w:id="21" w:author="WAEL RABAH W ALDHAHERI" w:date="2021-09-28T21:04:00Z">
              <w:r w:rsidR="00852010">
                <w:rPr>
                  <w:rFonts w:ascii="Times New Roman" w:eastAsia="Times New Roman" w:hAnsi="Times New Roman" w:cs="Times New Roman"/>
                  <w:b/>
                  <w:bCs/>
                  <w:color w:val="FFFFFF"/>
                </w:rPr>
                <w:t xml:space="preserve"> </w:t>
              </w:r>
            </w:ins>
            <w:r w:rsidRPr="005D550E">
              <w:rPr>
                <w:rFonts w:ascii="Times New Roman" w:eastAsia="Times New Roman" w:hAnsi="Times New Roman" w:cs="Times New Roman"/>
                <w:b/>
                <w:bCs/>
                <w:color w:val="FFFFFF"/>
              </w:rPr>
              <w:t>Project Description</w:t>
            </w:r>
          </w:p>
        </w:tc>
      </w:tr>
      <w:tr w:rsidR="003D3E70" w:rsidRPr="005D550E" w14:paraId="06B26F77" w14:textId="77777777" w:rsidTr="008078F8">
        <w:trPr>
          <w:trHeight w:val="1034"/>
        </w:trPr>
        <w:tc>
          <w:tcPr>
            <w:tcW w:w="9777" w:type="dxa"/>
            <w:gridSpan w:val="2"/>
            <w:shd w:val="clear" w:color="auto" w:fill="auto"/>
            <w:noWrap/>
            <w:vAlign w:val="bottom"/>
            <w:hideMark/>
          </w:tcPr>
          <w:p w14:paraId="1A7DCC36" w14:textId="77777777" w:rsidR="00E52502" w:rsidRDefault="003D3E70" w:rsidP="00DC1A2B">
            <w:pPr>
              <w:spacing w:after="0" w:line="240" w:lineRule="auto"/>
              <w:jc w:val="both"/>
              <w:rPr>
                <w:rFonts w:asciiTheme="majorBidi" w:eastAsia="Times New Roman" w:hAnsiTheme="majorBidi" w:cstheme="majorBidi"/>
                <w:color w:val="000000"/>
                <w:sz w:val="20"/>
                <w:szCs w:val="20"/>
              </w:rPr>
            </w:pPr>
            <w:r w:rsidRPr="005D550E">
              <w:rPr>
                <w:rFonts w:ascii="Calibri" w:eastAsia="Times New Roman" w:hAnsi="Calibri" w:cs="Calibri"/>
                <w:color w:val="000000"/>
              </w:rPr>
              <w:t> </w:t>
            </w:r>
            <w:r>
              <w:rPr>
                <w:rFonts w:ascii="Calibri" w:eastAsia="Times New Roman" w:hAnsi="Calibri" w:cs="Calibri"/>
                <w:color w:val="000000"/>
              </w:rPr>
              <w:t xml:space="preserve">           </w:t>
            </w:r>
            <w:r w:rsidRPr="00264B0E">
              <w:rPr>
                <w:rFonts w:asciiTheme="majorBidi" w:eastAsia="Times New Roman" w:hAnsiTheme="majorBidi" w:cstheme="majorBidi"/>
                <w:color w:val="000000"/>
                <w:sz w:val="20"/>
                <w:szCs w:val="20"/>
              </w:rPr>
              <w:t>The project at hand is a needed change in KAU. With the ever-growing need for packages to be delivered, the solution should help solve the issue. First, it must be autonomous and move around objects in order not to crash into them. To reach that, it might need a visualization device or sensors to detect the objects. Second, it needs to carry the packages to the destination. Finally, the packages need to be delivered from a specific point to another.</w:t>
            </w:r>
          </w:p>
          <w:p w14:paraId="188CBAA5" w14:textId="346825C5" w:rsidR="003D3E70" w:rsidRDefault="003D3E70" w:rsidP="00DC1A2B">
            <w:pPr>
              <w:spacing w:after="0" w:line="240" w:lineRule="auto"/>
              <w:jc w:val="both"/>
              <w:rPr>
                <w:rFonts w:asciiTheme="majorBidi" w:eastAsia="Times New Roman" w:hAnsiTheme="majorBidi" w:cstheme="majorBidi"/>
                <w:color w:val="000000"/>
                <w:sz w:val="20"/>
                <w:szCs w:val="20"/>
              </w:rPr>
            </w:pPr>
            <w:r w:rsidRPr="00264B0E">
              <w:rPr>
                <w:rFonts w:asciiTheme="majorBidi" w:eastAsia="Times New Roman" w:hAnsiTheme="majorBidi" w:cstheme="majorBidi"/>
                <w:color w:val="000000"/>
                <w:sz w:val="20"/>
                <w:szCs w:val="20"/>
              </w:rPr>
              <w:t xml:space="preserve"> </w:t>
            </w:r>
          </w:p>
          <w:p w14:paraId="0121BF3E" w14:textId="7080CEDC" w:rsidR="008D0896" w:rsidRPr="005D550E" w:rsidRDefault="008D0896" w:rsidP="00DC1A2B">
            <w:pPr>
              <w:spacing w:after="0" w:line="240" w:lineRule="auto"/>
              <w:jc w:val="both"/>
              <w:rPr>
                <w:rFonts w:asciiTheme="majorBidi" w:eastAsia="Times New Roman" w:hAnsiTheme="majorBidi" w:cstheme="majorBidi"/>
                <w:color w:val="000000"/>
                <w:sz w:val="20"/>
                <w:szCs w:val="20"/>
              </w:rPr>
            </w:pPr>
          </w:p>
        </w:tc>
      </w:tr>
      <w:tr w:rsidR="008D0896" w:rsidRPr="008D0896" w14:paraId="40AF9450"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43"/>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55E367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Musts</w:t>
            </w:r>
          </w:p>
        </w:tc>
        <w:tc>
          <w:tcPr>
            <w:tcW w:w="8350" w:type="dxa"/>
            <w:tcBorders>
              <w:top w:val="single" w:sz="4" w:space="0" w:color="auto"/>
              <w:left w:val="nil"/>
              <w:bottom w:val="single" w:sz="4" w:space="0" w:color="auto"/>
              <w:right w:val="single" w:sz="4" w:space="0" w:color="auto"/>
            </w:tcBorders>
            <w:shd w:val="clear" w:color="auto" w:fill="auto"/>
            <w:noWrap/>
            <w:vAlign w:val="center"/>
            <w:hideMark/>
          </w:tcPr>
          <w:p w14:paraId="165743DF" w14:textId="77777777" w:rsidR="009D4546" w:rsidRPr="00D44D20" w:rsidRDefault="009D4546" w:rsidP="009D4546">
            <w:pPr>
              <w:pStyle w:val="ListParagraph"/>
              <w:numPr>
                <w:ilvl w:val="0"/>
                <w:numId w:val="4"/>
              </w:numPr>
              <w:rPr>
                <w:sz w:val="20"/>
                <w:szCs w:val="20"/>
              </w:rPr>
            </w:pPr>
            <w:r w:rsidRPr="00D44D20">
              <w:rPr>
                <w:sz w:val="20"/>
                <w:szCs w:val="20"/>
              </w:rPr>
              <w:t>The ability to move around the campus autonomously</w:t>
            </w:r>
          </w:p>
          <w:p w14:paraId="2CD38FCA" w14:textId="77777777" w:rsidR="009D4546" w:rsidRPr="00D44D20" w:rsidRDefault="009D4546" w:rsidP="009D4546">
            <w:pPr>
              <w:pStyle w:val="ListParagraph"/>
              <w:numPr>
                <w:ilvl w:val="0"/>
                <w:numId w:val="4"/>
              </w:numPr>
              <w:rPr>
                <w:sz w:val="20"/>
                <w:szCs w:val="20"/>
              </w:rPr>
            </w:pPr>
            <w:r w:rsidRPr="00D44D20">
              <w:rPr>
                <w:sz w:val="20"/>
                <w:szCs w:val="20"/>
              </w:rPr>
              <w:t>Ensures the safety of the packages (re-state)</w:t>
            </w:r>
          </w:p>
          <w:p w14:paraId="4B4000B0" w14:textId="4F381E7F" w:rsidR="009D4546" w:rsidRPr="00D44D20" w:rsidRDefault="009D4546" w:rsidP="009D4546">
            <w:pPr>
              <w:pStyle w:val="ListParagraph"/>
              <w:numPr>
                <w:ilvl w:val="0"/>
                <w:numId w:val="4"/>
              </w:numPr>
              <w:rPr>
                <w:sz w:val="20"/>
                <w:szCs w:val="20"/>
              </w:rPr>
            </w:pPr>
            <w:r w:rsidRPr="00D44D20">
              <w:rPr>
                <w:sz w:val="20"/>
                <w:szCs w:val="20"/>
              </w:rPr>
              <w:t>Includes a storage unit for the shipments.</w:t>
            </w:r>
          </w:p>
          <w:p w14:paraId="716744A3" w14:textId="36EC3644" w:rsidR="009D4546" w:rsidRPr="00D44D20" w:rsidRDefault="009D4546" w:rsidP="009D4546">
            <w:pPr>
              <w:pStyle w:val="ListParagraph"/>
              <w:numPr>
                <w:ilvl w:val="0"/>
                <w:numId w:val="4"/>
              </w:numPr>
              <w:rPr>
                <w:sz w:val="20"/>
                <w:szCs w:val="20"/>
              </w:rPr>
            </w:pPr>
            <w:r w:rsidRPr="00D44D20">
              <w:rPr>
                <w:sz w:val="20"/>
                <w:szCs w:val="20"/>
              </w:rPr>
              <w:t>Tamper proof electronic components</w:t>
            </w:r>
          </w:p>
          <w:p w14:paraId="21C12637" w14:textId="77777777" w:rsidR="009D4546" w:rsidRPr="00D44D20" w:rsidRDefault="009D4546" w:rsidP="009D4546">
            <w:pPr>
              <w:pStyle w:val="ListParagraph"/>
              <w:numPr>
                <w:ilvl w:val="0"/>
                <w:numId w:val="4"/>
              </w:numPr>
              <w:rPr>
                <w:sz w:val="20"/>
                <w:szCs w:val="20"/>
              </w:rPr>
            </w:pPr>
            <w:r w:rsidRPr="00D44D20">
              <w:rPr>
                <w:sz w:val="20"/>
                <w:szCs w:val="20"/>
              </w:rPr>
              <w:t>Made from durable material</w:t>
            </w:r>
          </w:p>
          <w:p w14:paraId="09E3CF58" w14:textId="70A2ED30" w:rsidR="009D4546" w:rsidRPr="00D44D20" w:rsidRDefault="009D4546" w:rsidP="009D4546">
            <w:pPr>
              <w:pStyle w:val="ListParagraph"/>
              <w:numPr>
                <w:ilvl w:val="0"/>
                <w:numId w:val="4"/>
              </w:numPr>
              <w:rPr>
                <w:sz w:val="20"/>
                <w:szCs w:val="20"/>
              </w:rPr>
            </w:pPr>
            <w:r w:rsidRPr="00D44D20">
              <w:rPr>
                <w:sz w:val="20"/>
                <w:szCs w:val="20"/>
              </w:rPr>
              <w:t>Operate within 5km/h</w:t>
            </w:r>
          </w:p>
          <w:p w14:paraId="2A5CAEED" w14:textId="5275FD31" w:rsidR="008D0896" w:rsidRPr="00D44D20" w:rsidRDefault="009D4546" w:rsidP="009D4546">
            <w:pPr>
              <w:pStyle w:val="ListParagraph"/>
              <w:numPr>
                <w:ilvl w:val="0"/>
                <w:numId w:val="4"/>
              </w:numPr>
              <w:rPr>
                <w:sz w:val="20"/>
                <w:szCs w:val="20"/>
              </w:rPr>
            </w:pPr>
            <w:r w:rsidRPr="00D44D20">
              <w:rPr>
                <w:sz w:val="20"/>
                <w:szCs w:val="20"/>
              </w:rPr>
              <w:t>Can carry weight within (80kg).</w:t>
            </w:r>
            <w:r w:rsidR="008D0896" w:rsidRPr="00D44D20">
              <w:rPr>
                <w:rFonts w:eastAsia="Times New Roman" w:cstheme="majorBidi"/>
                <w:color w:val="000000"/>
                <w:sz w:val="20"/>
                <w:szCs w:val="20"/>
              </w:rPr>
              <w:t> </w:t>
            </w:r>
          </w:p>
        </w:tc>
      </w:tr>
      <w:tr w:rsidR="008D0896" w:rsidRPr="008D0896" w14:paraId="047C304E"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AD98F37"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Wants</w:t>
            </w:r>
          </w:p>
        </w:tc>
        <w:tc>
          <w:tcPr>
            <w:tcW w:w="8350" w:type="dxa"/>
            <w:tcBorders>
              <w:top w:val="nil"/>
              <w:left w:val="nil"/>
              <w:bottom w:val="single" w:sz="4" w:space="0" w:color="auto"/>
              <w:right w:val="single" w:sz="4" w:space="0" w:color="auto"/>
            </w:tcBorders>
            <w:shd w:val="clear" w:color="auto" w:fill="auto"/>
            <w:noWrap/>
            <w:vAlign w:val="center"/>
            <w:hideMark/>
          </w:tcPr>
          <w:p w14:paraId="7A7F9964" w14:textId="0F8DFA11" w:rsidR="009D4546" w:rsidRPr="00D44D20" w:rsidRDefault="009D4546" w:rsidP="009D4546">
            <w:pPr>
              <w:pStyle w:val="ListParagraph"/>
              <w:numPr>
                <w:ilvl w:val="0"/>
                <w:numId w:val="7"/>
              </w:numPr>
              <w:spacing w:after="0" w:line="240" w:lineRule="auto"/>
              <w:rPr>
                <w:sz w:val="20"/>
                <w:szCs w:val="20"/>
              </w:rPr>
            </w:pPr>
            <w:r w:rsidRPr="00D44D20">
              <w:rPr>
                <w:sz w:val="20"/>
                <w:szCs w:val="20"/>
              </w:rPr>
              <w:t>Neat design</w:t>
            </w:r>
          </w:p>
          <w:p w14:paraId="0C2C8984" w14:textId="413A63A9" w:rsidR="009D4546" w:rsidRPr="00D44D20" w:rsidRDefault="009D4546" w:rsidP="009D4546">
            <w:pPr>
              <w:pStyle w:val="ListParagraph"/>
              <w:numPr>
                <w:ilvl w:val="0"/>
                <w:numId w:val="7"/>
              </w:numPr>
              <w:spacing w:line="259" w:lineRule="auto"/>
              <w:rPr>
                <w:sz w:val="20"/>
                <w:szCs w:val="20"/>
              </w:rPr>
            </w:pPr>
            <w:r w:rsidRPr="00D44D20">
              <w:rPr>
                <w:sz w:val="20"/>
                <w:szCs w:val="20"/>
              </w:rPr>
              <w:t>Does not procure harmful gas emissions.</w:t>
            </w:r>
          </w:p>
          <w:p w14:paraId="23A44DEB"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carry weight within (120kg).</w:t>
            </w:r>
          </w:p>
          <w:p w14:paraId="714DF65A"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charge using charging stations.</w:t>
            </w:r>
          </w:p>
          <w:p w14:paraId="7757F5C3" w14:textId="3D6BD3DA" w:rsidR="008D0896" w:rsidRPr="00D44D20" w:rsidRDefault="009D4546" w:rsidP="009D4546">
            <w:pPr>
              <w:pStyle w:val="ListParagraph"/>
              <w:numPr>
                <w:ilvl w:val="0"/>
                <w:numId w:val="7"/>
              </w:numPr>
              <w:rPr>
                <w:sz w:val="20"/>
                <w:szCs w:val="20"/>
              </w:rPr>
            </w:pPr>
            <w:r w:rsidRPr="00D44D20">
              <w:rPr>
                <w:sz w:val="20"/>
                <w:szCs w:val="20"/>
              </w:rPr>
              <w:t>Costs less than 2500 SAR</w:t>
            </w:r>
            <w:r w:rsidR="008D0896" w:rsidRPr="00D44D20">
              <w:rPr>
                <w:rFonts w:eastAsia="Times New Roman" w:cstheme="majorBidi"/>
                <w:color w:val="000000"/>
                <w:sz w:val="20"/>
                <w:szCs w:val="20"/>
              </w:rPr>
              <w:t> </w:t>
            </w:r>
          </w:p>
        </w:tc>
      </w:tr>
      <w:tr w:rsidR="008D0896" w:rsidRPr="008D0896" w14:paraId="1689A559"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23"/>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B55DA8F"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Assumptions</w:t>
            </w:r>
          </w:p>
        </w:tc>
        <w:tc>
          <w:tcPr>
            <w:tcW w:w="8350" w:type="dxa"/>
            <w:tcBorders>
              <w:top w:val="nil"/>
              <w:left w:val="nil"/>
              <w:bottom w:val="single" w:sz="4" w:space="0" w:color="auto"/>
              <w:right w:val="single" w:sz="4" w:space="0" w:color="auto"/>
            </w:tcBorders>
            <w:shd w:val="clear" w:color="auto" w:fill="auto"/>
            <w:noWrap/>
            <w:vAlign w:val="center"/>
            <w:hideMark/>
          </w:tcPr>
          <w:p w14:paraId="36214C63" w14:textId="77777777" w:rsidR="00E52502" w:rsidRPr="00D44D20" w:rsidRDefault="00E52502" w:rsidP="00E52502">
            <w:pPr>
              <w:pStyle w:val="ListParagraph"/>
              <w:numPr>
                <w:ilvl w:val="0"/>
                <w:numId w:val="9"/>
              </w:numPr>
              <w:rPr>
                <w:sz w:val="20"/>
                <w:szCs w:val="20"/>
              </w:rPr>
            </w:pPr>
            <w:r w:rsidRPr="00D44D20">
              <w:rPr>
                <w:sz w:val="20"/>
                <w:szCs w:val="20"/>
              </w:rPr>
              <w:t>the university network covers the whole campus or at least a 4G connection is available.</w:t>
            </w:r>
          </w:p>
          <w:p w14:paraId="367C3853" w14:textId="77777777" w:rsidR="00E52502" w:rsidRPr="00D44D20" w:rsidRDefault="00E52502" w:rsidP="00E52502">
            <w:pPr>
              <w:pStyle w:val="ListParagraph"/>
              <w:numPr>
                <w:ilvl w:val="0"/>
                <w:numId w:val="9"/>
              </w:numPr>
              <w:rPr>
                <w:sz w:val="20"/>
                <w:szCs w:val="20"/>
              </w:rPr>
            </w:pPr>
            <w:r w:rsidRPr="00D44D20">
              <w:rPr>
                <w:sz w:val="20"/>
                <w:szCs w:val="20"/>
              </w:rPr>
              <w:t>no lock-down or any action that can limit our visits to the targeted campus.</w:t>
            </w:r>
          </w:p>
          <w:p w14:paraId="56899122" w14:textId="77777777" w:rsidR="00E52502" w:rsidRPr="00D44D20" w:rsidRDefault="00E52502" w:rsidP="00E52502">
            <w:pPr>
              <w:pStyle w:val="ListParagraph"/>
              <w:numPr>
                <w:ilvl w:val="0"/>
                <w:numId w:val="9"/>
              </w:numPr>
              <w:rPr>
                <w:sz w:val="20"/>
                <w:szCs w:val="20"/>
              </w:rPr>
            </w:pPr>
            <w:r w:rsidRPr="00D44D20">
              <w:rPr>
                <w:sz w:val="20"/>
                <w:szCs w:val="20"/>
              </w:rPr>
              <w:t>no temporary or constructional change on the campus map.</w:t>
            </w:r>
          </w:p>
          <w:p w14:paraId="17AE5899" w14:textId="0286D5E8" w:rsidR="008D0896" w:rsidRPr="00D44D20" w:rsidRDefault="00E52502" w:rsidP="00E52502">
            <w:pPr>
              <w:pStyle w:val="ListParagraph"/>
              <w:numPr>
                <w:ilvl w:val="0"/>
                <w:numId w:val="9"/>
              </w:numPr>
              <w:rPr>
                <w:sz w:val="20"/>
                <w:szCs w:val="20"/>
              </w:rPr>
            </w:pPr>
            <w:r w:rsidRPr="00D44D20">
              <w:rPr>
                <w:sz w:val="20"/>
                <w:szCs w:val="20"/>
              </w:rPr>
              <w:t>It is allowed to operate prototypes within the campus roads &amp; facilities.</w:t>
            </w:r>
          </w:p>
        </w:tc>
      </w:tr>
      <w:tr w:rsidR="008D0896" w:rsidRPr="008D0896" w14:paraId="3EB15226"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99910E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Constraints</w:t>
            </w:r>
          </w:p>
        </w:tc>
        <w:tc>
          <w:tcPr>
            <w:tcW w:w="8350" w:type="dxa"/>
            <w:tcBorders>
              <w:top w:val="nil"/>
              <w:left w:val="nil"/>
              <w:bottom w:val="single" w:sz="4" w:space="0" w:color="auto"/>
              <w:right w:val="single" w:sz="4" w:space="0" w:color="auto"/>
            </w:tcBorders>
            <w:shd w:val="clear" w:color="auto" w:fill="auto"/>
            <w:noWrap/>
            <w:vAlign w:val="center"/>
            <w:hideMark/>
          </w:tcPr>
          <w:p w14:paraId="431797D9" w14:textId="77777777" w:rsidR="00E52502" w:rsidRPr="00D44D20" w:rsidRDefault="008D0896" w:rsidP="00E52502">
            <w:pPr>
              <w:pStyle w:val="ListParagraph"/>
              <w:numPr>
                <w:ilvl w:val="0"/>
                <w:numId w:val="11"/>
              </w:numPr>
              <w:rPr>
                <w:sz w:val="20"/>
                <w:szCs w:val="20"/>
              </w:rPr>
            </w:pPr>
            <w:r w:rsidRPr="008D0896">
              <w:rPr>
                <w:rFonts w:eastAsia="Times New Roman" w:cstheme="majorBidi"/>
                <w:color w:val="000000"/>
                <w:sz w:val="20"/>
                <w:szCs w:val="20"/>
              </w:rPr>
              <w:t> </w:t>
            </w:r>
            <w:r w:rsidR="00E52502" w:rsidRPr="00D44D20">
              <w:rPr>
                <w:sz w:val="20"/>
                <w:szCs w:val="20"/>
              </w:rPr>
              <w:t>The cost of the project must not exceed 5000 SAR</w:t>
            </w:r>
          </w:p>
          <w:p w14:paraId="7B29321A" w14:textId="77777777" w:rsidR="00E52502" w:rsidRPr="00D44D20" w:rsidRDefault="00E52502" w:rsidP="00E52502">
            <w:pPr>
              <w:pStyle w:val="ListParagraph"/>
              <w:numPr>
                <w:ilvl w:val="0"/>
                <w:numId w:val="11"/>
              </w:numPr>
              <w:rPr>
                <w:sz w:val="20"/>
                <w:szCs w:val="20"/>
              </w:rPr>
            </w:pPr>
            <w:r w:rsidRPr="00D44D20">
              <w:rPr>
                <w:sz w:val="20"/>
                <w:szCs w:val="20"/>
              </w:rPr>
              <w:t xml:space="preserve">Project must be completed before the end of Term-2 </w:t>
            </w:r>
          </w:p>
          <w:p w14:paraId="7673FA37"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Causes no harm to the surroundings.</w:t>
            </w:r>
          </w:p>
          <w:p w14:paraId="5A530A0A"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battery life lasts for at least one complete trip.</w:t>
            </w:r>
          </w:p>
          <w:p w14:paraId="3EB4F76D"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Guarantees the privacy of the packages</w:t>
            </w:r>
          </w:p>
          <w:p w14:paraId="402AA2B8" w14:textId="3F84E99D" w:rsidR="008D0896" w:rsidRPr="008D0896" w:rsidRDefault="008D0896" w:rsidP="008D0896">
            <w:pPr>
              <w:spacing w:after="0" w:line="240" w:lineRule="auto"/>
              <w:jc w:val="center"/>
              <w:rPr>
                <w:rFonts w:asciiTheme="majorBidi" w:eastAsia="Times New Roman" w:hAnsiTheme="majorBidi" w:cstheme="majorBidi"/>
                <w:color w:val="000000"/>
                <w:sz w:val="20"/>
                <w:szCs w:val="20"/>
              </w:rPr>
            </w:pPr>
          </w:p>
        </w:tc>
      </w:tr>
      <w:tr w:rsidR="008078F8" w:rsidRPr="008078F8" w14:paraId="03A82D08"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A2DBCDD" w14:textId="77777777" w:rsidR="008078F8" w:rsidRPr="008078F8" w:rsidRDefault="008078F8" w:rsidP="008078F8">
            <w:pPr>
              <w:spacing w:after="0" w:line="240" w:lineRule="auto"/>
              <w:jc w:val="center"/>
              <w:rPr>
                <w:rFonts w:asciiTheme="majorBidi" w:eastAsia="Times New Roman" w:hAnsiTheme="majorBidi" w:cstheme="majorBidi"/>
                <w:b/>
                <w:bCs/>
                <w:color w:val="000000"/>
              </w:rPr>
            </w:pPr>
            <w:r w:rsidRPr="008078F8">
              <w:rPr>
                <w:rFonts w:asciiTheme="majorBidi" w:eastAsia="Times New Roman" w:hAnsiTheme="majorBidi" w:cstheme="majorBidi"/>
                <w:b/>
                <w:bCs/>
                <w:color w:val="000000"/>
              </w:rPr>
              <w:t>Scope</w:t>
            </w:r>
          </w:p>
        </w:tc>
        <w:tc>
          <w:tcPr>
            <w:tcW w:w="8350" w:type="dxa"/>
            <w:tcBorders>
              <w:top w:val="nil"/>
              <w:left w:val="nil"/>
              <w:bottom w:val="single" w:sz="4" w:space="0" w:color="auto"/>
              <w:right w:val="single" w:sz="4" w:space="0" w:color="auto"/>
            </w:tcBorders>
            <w:shd w:val="clear" w:color="auto" w:fill="auto"/>
            <w:noWrap/>
            <w:vAlign w:val="center"/>
            <w:hideMark/>
          </w:tcPr>
          <w:p w14:paraId="1D787096" w14:textId="77777777" w:rsidR="008078F8" w:rsidRPr="00D44D20" w:rsidRDefault="008078F8" w:rsidP="008078F8">
            <w:pPr>
              <w:rPr>
                <w:rFonts w:asciiTheme="majorBidi" w:hAnsiTheme="majorBidi" w:cstheme="majorBidi"/>
                <w:sz w:val="20"/>
                <w:szCs w:val="20"/>
              </w:rPr>
            </w:pPr>
            <w:r w:rsidRPr="008078F8">
              <w:rPr>
                <w:rFonts w:asciiTheme="majorBidi" w:eastAsia="Times New Roman" w:hAnsiTheme="majorBidi" w:cstheme="majorBidi"/>
                <w:color w:val="000000"/>
                <w:sz w:val="20"/>
                <w:szCs w:val="20"/>
              </w:rPr>
              <w:t> </w:t>
            </w:r>
            <w:r w:rsidRPr="00D44D20">
              <w:rPr>
                <w:rFonts w:asciiTheme="majorBidi" w:hAnsiTheme="majorBidi" w:cstheme="majorBidi"/>
                <w:sz w:val="20"/>
                <w:szCs w:val="20"/>
              </w:rPr>
              <w:t>For this project, the following must be clear for all parties:</w:t>
            </w:r>
          </w:p>
          <w:p w14:paraId="3083E8C2"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design is targeted to be specific for the KAU Campus.</w:t>
            </w:r>
          </w:p>
          <w:p w14:paraId="4F853224"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information gathering will be done with the guidance of the advisor and includes all the team members.</w:t>
            </w:r>
          </w:p>
          <w:p w14:paraId="43E17CD9"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Team members will provide all the required resources needed to implement the solution.</w:t>
            </w:r>
          </w:p>
          <w:p w14:paraId="063B0545" w14:textId="1B5DA68C" w:rsidR="009B1146" w:rsidRPr="00EB38B7" w:rsidRDefault="008078F8" w:rsidP="00EB38B7">
            <w:pPr>
              <w:pStyle w:val="ListParagraph"/>
              <w:numPr>
                <w:ilvl w:val="0"/>
                <w:numId w:val="12"/>
              </w:numPr>
              <w:spacing w:line="259" w:lineRule="auto"/>
              <w:ind w:left="990"/>
              <w:rPr>
                <w:rFonts w:cstheme="majorBidi"/>
                <w:sz w:val="20"/>
                <w:szCs w:val="20"/>
              </w:rPr>
            </w:pPr>
            <w:r w:rsidRPr="00D44D20">
              <w:rPr>
                <w:rFonts w:cstheme="majorBidi"/>
                <w:sz w:val="20"/>
                <w:szCs w:val="20"/>
              </w:rPr>
              <w:t>Team members are responsible of any financial obligations</w:t>
            </w:r>
            <w:r w:rsidRPr="00D44D20">
              <w:rPr>
                <w:rFonts w:cstheme="majorBidi"/>
                <w:sz w:val="20"/>
                <w:szCs w:val="20"/>
                <w:rtl/>
              </w:rPr>
              <w:t xml:space="preserve"> </w:t>
            </w:r>
            <w:r w:rsidRPr="00D44D20">
              <w:rPr>
                <w:rFonts w:cstheme="majorBidi"/>
                <w:sz w:val="20"/>
                <w:szCs w:val="20"/>
              </w:rPr>
              <w:t>that could be a result of purchasing a required component or subscribing to a license</w:t>
            </w:r>
            <w:r w:rsidRPr="00D44D20">
              <w:rPr>
                <w:rFonts w:cstheme="majorBidi"/>
                <w:sz w:val="20"/>
                <w:szCs w:val="20"/>
                <w:rtl/>
              </w:rPr>
              <w:t>.</w:t>
            </w:r>
          </w:p>
          <w:p w14:paraId="07B3469A" w14:textId="7FC4734C" w:rsidR="008078F8" w:rsidRPr="008078F8" w:rsidRDefault="008078F8" w:rsidP="008078F8">
            <w:pPr>
              <w:pStyle w:val="ListParagraph"/>
              <w:ind w:hanging="360"/>
              <w:rPr>
                <w:rFonts w:eastAsia="Times New Roman" w:cstheme="majorBidi"/>
                <w:color w:val="000000"/>
                <w:sz w:val="20"/>
                <w:szCs w:val="20"/>
              </w:rPr>
            </w:pPr>
          </w:p>
        </w:tc>
      </w:tr>
    </w:tbl>
    <w:p w14:paraId="79E6A693" w14:textId="2906E109" w:rsidR="00F13440" w:rsidRDefault="00F13440" w:rsidP="00F13440">
      <w:pPr>
        <w:rPr>
          <w:rFonts w:asciiTheme="majorBidi" w:hAnsiTheme="majorBidi" w:cstheme="majorBidi"/>
        </w:rPr>
      </w:pPr>
    </w:p>
    <w:p w14:paraId="07F3E938" w14:textId="3346BFBE" w:rsidR="00EB38B7" w:rsidRDefault="00EB38B7" w:rsidP="00F13440">
      <w:pPr>
        <w:rPr>
          <w:rFonts w:asciiTheme="majorBidi" w:hAnsiTheme="majorBidi" w:cstheme="majorBidi"/>
        </w:rPr>
      </w:pPr>
    </w:p>
    <w:p w14:paraId="3C36B0EB" w14:textId="192DF97F" w:rsidR="00EB38B7" w:rsidRDefault="00EB38B7" w:rsidP="00F13440">
      <w:pPr>
        <w:rPr>
          <w:rFonts w:asciiTheme="majorBidi" w:hAnsiTheme="majorBidi" w:cstheme="majorBidi"/>
        </w:rPr>
      </w:pPr>
    </w:p>
    <w:p w14:paraId="13C9339D" w14:textId="28CDC389" w:rsidR="00EB38B7" w:rsidRDefault="00EB38B7" w:rsidP="00F13440">
      <w:pPr>
        <w:rPr>
          <w:rFonts w:asciiTheme="majorBidi" w:hAnsiTheme="majorBidi" w:cstheme="majorBidi"/>
        </w:rPr>
      </w:pPr>
    </w:p>
    <w:p w14:paraId="78D32CC4" w14:textId="58695EC7" w:rsidR="00EB38B7" w:rsidRDefault="00EB38B7" w:rsidP="00F13440">
      <w:pPr>
        <w:rPr>
          <w:rFonts w:asciiTheme="majorBidi" w:hAnsiTheme="majorBidi" w:cstheme="majorBidi"/>
        </w:rPr>
      </w:pPr>
    </w:p>
    <w:p w14:paraId="5D65D0A2" w14:textId="2601B69D" w:rsidR="00EB38B7" w:rsidRDefault="00EB38B7" w:rsidP="00F13440">
      <w:pPr>
        <w:rPr>
          <w:rFonts w:asciiTheme="majorBidi" w:hAnsiTheme="majorBidi" w:cstheme="majorBidi"/>
        </w:rPr>
      </w:pPr>
    </w:p>
    <w:p w14:paraId="13D8CEFF" w14:textId="7F89C55B" w:rsidR="00E44A17" w:rsidRDefault="00E44A17" w:rsidP="00F13440">
      <w:pPr>
        <w:rPr>
          <w:rFonts w:asciiTheme="majorBidi" w:hAnsiTheme="majorBidi" w:cstheme="majorBidi"/>
        </w:rPr>
      </w:pPr>
    </w:p>
    <w:tbl>
      <w:tblPr>
        <w:tblW w:w="9990" w:type="dxa"/>
        <w:tblLook w:val="04A0" w:firstRow="1" w:lastRow="0" w:firstColumn="1" w:lastColumn="0" w:noHBand="0" w:noVBand="1"/>
      </w:tblPr>
      <w:tblGrid>
        <w:gridCol w:w="1427"/>
        <w:gridCol w:w="1518"/>
        <w:gridCol w:w="223"/>
        <w:gridCol w:w="1344"/>
        <w:gridCol w:w="776"/>
        <w:gridCol w:w="1980"/>
        <w:gridCol w:w="2722"/>
      </w:tblGrid>
      <w:tr w:rsidR="00E44A17" w:rsidRPr="00E44A17" w14:paraId="36E369C8" w14:textId="77777777" w:rsidTr="00DE7CDB">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B787312" w14:textId="0AA7951A" w:rsidR="00E44A17" w:rsidRPr="00E44A17" w:rsidRDefault="00DE7CDB" w:rsidP="00E44A17">
            <w:pPr>
              <w:spacing w:after="0" w:line="240" w:lineRule="auto"/>
              <w:jc w:val="center"/>
              <w:rPr>
                <w:rFonts w:asciiTheme="majorBidi" w:eastAsia="Times New Roman" w:hAnsiTheme="majorBidi" w:cstheme="majorBidi"/>
                <w:b/>
                <w:bCs/>
                <w:color w:val="FFFFFF"/>
              </w:rPr>
            </w:pPr>
            <w:r w:rsidRPr="00DE7CDB">
              <w:rPr>
                <w:rFonts w:asciiTheme="majorBidi" w:eastAsia="Times New Roman" w:hAnsiTheme="majorBidi" w:cstheme="majorBidi"/>
                <w:b/>
                <w:bCs/>
                <w:color w:val="FFFFFF"/>
              </w:rPr>
              <w:t>6.</w:t>
            </w:r>
            <w:ins w:id="22" w:author="WAEL RABAH W ALDHAHERI" w:date="2021-09-28T21:05:00Z">
              <w:r w:rsidR="00852010">
                <w:rPr>
                  <w:rFonts w:asciiTheme="majorBidi" w:eastAsia="Times New Roman" w:hAnsiTheme="majorBidi" w:cstheme="majorBidi"/>
                  <w:b/>
                  <w:bCs/>
                  <w:color w:val="FFFFFF"/>
                </w:rPr>
                <w:t xml:space="preserve"> </w:t>
              </w:r>
            </w:ins>
            <w:r w:rsidR="00E44A17" w:rsidRPr="00E44A17">
              <w:rPr>
                <w:rFonts w:asciiTheme="majorBidi" w:eastAsia="Times New Roman" w:hAnsiTheme="majorBidi" w:cstheme="majorBidi"/>
                <w:b/>
                <w:bCs/>
                <w:color w:val="FFFFFF"/>
              </w:rPr>
              <w:t>Project Milestones</w:t>
            </w:r>
          </w:p>
        </w:tc>
      </w:tr>
      <w:tr w:rsidR="00E44A17" w:rsidRPr="00E44A17" w14:paraId="58F2F338" w14:textId="77777777" w:rsidTr="00DE7CDB">
        <w:trPr>
          <w:trHeight w:val="300"/>
        </w:trPr>
        <w:tc>
          <w:tcPr>
            <w:tcW w:w="3168" w:type="dxa"/>
            <w:gridSpan w:val="3"/>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D5DFB3E" w14:textId="289C5B0C"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Milestone</w:t>
            </w:r>
          </w:p>
        </w:tc>
        <w:tc>
          <w:tcPr>
            <w:tcW w:w="4100" w:type="dxa"/>
            <w:gridSpan w:val="3"/>
            <w:tcBorders>
              <w:top w:val="single" w:sz="4" w:space="0" w:color="auto"/>
              <w:left w:val="nil"/>
              <w:bottom w:val="single" w:sz="4" w:space="0" w:color="auto"/>
              <w:right w:val="single" w:sz="4" w:space="0" w:color="auto"/>
            </w:tcBorders>
            <w:shd w:val="clear" w:color="000000" w:fill="DBDBDB"/>
            <w:noWrap/>
            <w:vAlign w:val="bottom"/>
            <w:hideMark/>
          </w:tcPr>
          <w:p w14:paraId="297C4E58" w14:textId="284B8478"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Responsibility</w:t>
            </w:r>
          </w:p>
        </w:tc>
        <w:tc>
          <w:tcPr>
            <w:tcW w:w="2722" w:type="dxa"/>
            <w:tcBorders>
              <w:top w:val="single" w:sz="4" w:space="0" w:color="auto"/>
              <w:left w:val="nil"/>
              <w:bottom w:val="single" w:sz="4" w:space="0" w:color="auto"/>
              <w:right w:val="single" w:sz="4" w:space="0" w:color="auto"/>
            </w:tcBorders>
            <w:shd w:val="clear" w:color="000000" w:fill="DBDBDB"/>
            <w:noWrap/>
            <w:vAlign w:val="bottom"/>
            <w:hideMark/>
          </w:tcPr>
          <w:p w14:paraId="20D65120" w14:textId="47086876"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Expected Date</w:t>
            </w:r>
          </w:p>
        </w:tc>
      </w:tr>
      <w:tr w:rsidR="005A12D4" w:rsidRPr="001709D2" w14:paraId="5F08859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3B05F00" w14:textId="244B2A29"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Generate different alternatives</w:t>
            </w:r>
          </w:p>
          <w:p w14:paraId="11B63748" w14:textId="603948C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val="restart"/>
            <w:tcBorders>
              <w:top w:val="nil"/>
              <w:left w:val="nil"/>
              <w:right w:val="single" w:sz="4" w:space="0" w:color="auto"/>
            </w:tcBorders>
            <w:shd w:val="clear" w:color="auto" w:fill="auto"/>
            <w:noWrap/>
            <w:vAlign w:val="bottom"/>
            <w:hideMark/>
          </w:tcPr>
          <w:p w14:paraId="7ED7DDCA" w14:textId="194B006C" w:rsidR="001D16C0" w:rsidRPr="00A97440" w:rsidRDefault="005A12D4" w:rsidP="001D16C0">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All members</w:t>
            </w:r>
          </w:p>
          <w:p w14:paraId="6D5BF331" w14:textId="7B8D9556" w:rsidR="001D16C0" w:rsidRPr="00A97440" w:rsidRDefault="001D16C0" w:rsidP="001D16C0">
            <w:pPr>
              <w:jc w:val="center"/>
              <w:rPr>
                <w:rFonts w:asciiTheme="majorBidi" w:eastAsia="Times New Roman" w:hAnsiTheme="majorBidi" w:cstheme="majorBidi"/>
                <w:color w:val="000000"/>
                <w:sz w:val="20"/>
                <w:szCs w:val="20"/>
              </w:rPr>
            </w:pPr>
          </w:p>
          <w:p w14:paraId="01A6EBDF" w14:textId="7BB38594" w:rsidR="001D16C0" w:rsidRPr="00A97440" w:rsidRDefault="001D16C0" w:rsidP="001D16C0">
            <w:pPr>
              <w:jc w:val="center"/>
              <w:rPr>
                <w:rFonts w:asciiTheme="majorBidi" w:eastAsia="Times New Roman" w:hAnsiTheme="majorBidi" w:cstheme="majorBidi"/>
                <w:color w:val="000000"/>
                <w:sz w:val="20"/>
                <w:szCs w:val="20"/>
              </w:rPr>
            </w:pPr>
          </w:p>
          <w:p w14:paraId="3118681E" w14:textId="105F14C1" w:rsidR="001D16C0" w:rsidRPr="00A97440" w:rsidRDefault="001D16C0" w:rsidP="001D16C0">
            <w:pPr>
              <w:jc w:val="center"/>
              <w:rPr>
                <w:rFonts w:asciiTheme="majorBidi" w:eastAsia="Times New Roman" w:hAnsiTheme="majorBidi" w:cstheme="majorBidi"/>
                <w:color w:val="000000"/>
                <w:sz w:val="20"/>
                <w:szCs w:val="20"/>
              </w:rPr>
            </w:pPr>
          </w:p>
          <w:p w14:paraId="2AABD907" w14:textId="1DB19BC4" w:rsidR="001D16C0" w:rsidRPr="00A97440" w:rsidRDefault="001D16C0" w:rsidP="001D16C0">
            <w:pPr>
              <w:jc w:val="center"/>
              <w:rPr>
                <w:rFonts w:asciiTheme="majorBidi" w:eastAsia="Times New Roman" w:hAnsiTheme="majorBidi" w:cstheme="majorBidi"/>
                <w:color w:val="000000"/>
                <w:sz w:val="20"/>
                <w:szCs w:val="20"/>
              </w:rPr>
            </w:pPr>
          </w:p>
          <w:p w14:paraId="5F043EF2" w14:textId="77777777" w:rsidR="001D16C0" w:rsidRPr="00A97440" w:rsidRDefault="001D16C0" w:rsidP="001D16C0">
            <w:pPr>
              <w:rPr>
                <w:rFonts w:asciiTheme="majorBidi" w:eastAsia="Times New Roman" w:hAnsiTheme="majorBidi" w:cstheme="majorBidi"/>
                <w:color w:val="000000"/>
                <w:sz w:val="20"/>
                <w:szCs w:val="20"/>
              </w:rPr>
            </w:pPr>
          </w:p>
          <w:p w14:paraId="1673896B" w14:textId="7CB43F2B"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96B938D" w14:textId="2ADE48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56F92AB"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C48E69C" w14:textId="0368E481"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Evaluate each alternative and choose the best alternative.</w:t>
            </w:r>
          </w:p>
          <w:p w14:paraId="64F9542F" w14:textId="73C3D6F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C1F6B9C" w14:textId="590499A6"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C702606" w14:textId="5158BCD1"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BEBBCDC"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40E8F" w14:textId="56C5CC0B"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B</w:t>
            </w:r>
            <w:r w:rsidR="005A12D4" w:rsidRPr="005A12D4">
              <w:rPr>
                <w:rFonts w:asciiTheme="majorBidi" w:hAnsiTheme="majorBidi" w:cstheme="majorBidi"/>
                <w:sz w:val="20"/>
                <w:szCs w:val="20"/>
              </w:rPr>
              <w:t>uy the components</w:t>
            </w:r>
          </w:p>
          <w:p w14:paraId="445A5F8C" w14:textId="57BF8AE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A1044E4" w14:textId="07F195C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3D2FC029" w14:textId="54506E2C"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39A0BD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1AFD9E9" w14:textId="32B90940"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S</w:t>
            </w:r>
            <w:r w:rsidR="005A12D4" w:rsidRPr="005A12D4">
              <w:rPr>
                <w:rFonts w:asciiTheme="majorBidi" w:hAnsiTheme="majorBidi" w:cstheme="majorBidi"/>
                <w:sz w:val="20"/>
                <w:szCs w:val="20"/>
              </w:rPr>
              <w:t>tart working on technical design document</w:t>
            </w:r>
          </w:p>
          <w:p w14:paraId="4DB92734" w14:textId="0247A82C"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321C34A" w14:textId="68F2D5FC"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14DE013" w14:textId="2C9F7C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39AA7DE"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D2DC1" w14:textId="71D114C8"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Finish the term-1 report</w:t>
            </w:r>
          </w:p>
          <w:p w14:paraId="37C56098" w14:textId="10012A4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A177C1D" w14:textId="3D581B29"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20136A8" w14:textId="7D7557C2"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66C4885"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CAA6906" w14:textId="6DCD77CF"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T</w:t>
            </w:r>
            <w:r w:rsidR="005A12D4" w:rsidRPr="005A12D4">
              <w:rPr>
                <w:rFonts w:asciiTheme="majorBidi" w:hAnsiTheme="majorBidi" w:cstheme="majorBidi"/>
                <w:sz w:val="20"/>
                <w:szCs w:val="20"/>
              </w:rPr>
              <w:t>erm-1 Presentation</w:t>
            </w:r>
          </w:p>
          <w:p w14:paraId="3F26CB83" w14:textId="408BF28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E5A2E97" w14:textId="59FAF55D"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74BA3410" w14:textId="19B4987A"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1BFD4C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FE6B933" w14:textId="302B6204"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I</w:t>
            </w:r>
            <w:r w:rsidR="005A12D4" w:rsidRPr="005A12D4">
              <w:rPr>
                <w:rFonts w:asciiTheme="majorBidi" w:hAnsiTheme="majorBidi" w:cstheme="majorBidi"/>
                <w:sz w:val="20"/>
                <w:szCs w:val="20"/>
              </w:rPr>
              <w:t>mplement the algorithms</w:t>
            </w:r>
          </w:p>
          <w:p w14:paraId="2326CFCA" w14:textId="315BB1CB"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2FE3813" w14:textId="395B6231"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0DB9F384" w14:textId="404A427B"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11CA69E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30EAE5B1" w14:textId="44BF75D5"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Testing &amp; troubleshooting</w:t>
            </w:r>
          </w:p>
          <w:p w14:paraId="275307F3" w14:textId="3E7A8DFE"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3764C274" w14:textId="4200CCE7"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2F84B96D" w14:textId="7BE551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ED6C81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9D375" w14:textId="6257ABDE"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artifact</w:t>
            </w:r>
          </w:p>
          <w:p w14:paraId="1D4DC4EC" w14:textId="0F62332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B884AD4" w14:textId="7542FBD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46AB9097" w14:textId="2771E69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507FF61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2E0217A5" w14:textId="5D4DFDB2"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term-2 report</w:t>
            </w:r>
          </w:p>
          <w:p w14:paraId="50C644DD" w14:textId="2151E8A3"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bottom w:val="single" w:sz="4" w:space="0" w:color="auto"/>
              <w:right w:val="single" w:sz="4" w:space="0" w:color="auto"/>
            </w:tcBorders>
            <w:shd w:val="clear" w:color="auto" w:fill="auto"/>
            <w:noWrap/>
            <w:vAlign w:val="bottom"/>
            <w:hideMark/>
          </w:tcPr>
          <w:p w14:paraId="614CA275" w14:textId="2EA46AA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40149FB" w14:textId="57A906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0B66B6" w:rsidRPr="000B66B6" w14:paraId="45108749" w14:textId="77777777" w:rsidTr="00A23770">
        <w:trPr>
          <w:trHeight w:val="300"/>
        </w:trPr>
        <w:tc>
          <w:tcPr>
            <w:tcW w:w="9990" w:type="dxa"/>
            <w:gridSpan w:val="7"/>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4D61C83" w14:textId="5A0FB247" w:rsidR="000B66B6" w:rsidRPr="000B66B6" w:rsidRDefault="00AD6D5D" w:rsidP="008F6567">
            <w:pPr>
              <w:spacing w:after="0" w:line="240" w:lineRule="auto"/>
              <w:jc w:val="center"/>
              <w:rPr>
                <w:rFonts w:ascii="Times New Roman" w:eastAsia="Times New Roman" w:hAnsi="Times New Roman" w:cs="Times New Roman"/>
                <w:b/>
                <w:bCs/>
                <w:color w:val="FFFFFF"/>
              </w:rPr>
            </w:pPr>
            <w:r>
              <w:rPr>
                <w:rFonts w:ascii="Times New Roman" w:eastAsia="Times New Roman" w:hAnsi="Times New Roman" w:cs="Times New Roman"/>
                <w:b/>
                <w:bCs/>
                <w:color w:val="FFFFFF"/>
              </w:rPr>
              <w:t>7.</w:t>
            </w:r>
            <w:ins w:id="23" w:author="WAEL RABAH W ALDHAHERI" w:date="2021-09-28T21:05:00Z">
              <w:r w:rsidR="00852010">
                <w:rPr>
                  <w:rFonts w:ascii="Times New Roman" w:eastAsia="Times New Roman" w:hAnsi="Times New Roman" w:cs="Times New Roman"/>
                  <w:b/>
                  <w:bCs/>
                  <w:color w:val="FFFFFF"/>
                </w:rPr>
                <w:t xml:space="preserve"> </w:t>
              </w:r>
            </w:ins>
            <w:r w:rsidR="000B66B6" w:rsidRPr="000B66B6">
              <w:rPr>
                <w:rFonts w:ascii="Times New Roman" w:eastAsia="Times New Roman" w:hAnsi="Times New Roman" w:cs="Times New Roman"/>
                <w:b/>
                <w:bCs/>
                <w:color w:val="FFFFFF"/>
              </w:rPr>
              <w:t>Risks &amp; Remedies</w:t>
            </w:r>
          </w:p>
        </w:tc>
      </w:tr>
      <w:tr w:rsidR="000B66B6" w:rsidRPr="000B66B6" w14:paraId="531609C3"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000000" w:fill="DBDBDB"/>
            <w:noWrap/>
            <w:vAlign w:val="center"/>
            <w:hideMark/>
          </w:tcPr>
          <w:p w14:paraId="2622D01E"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Risk</w:t>
            </w:r>
          </w:p>
        </w:tc>
        <w:tc>
          <w:tcPr>
            <w:tcW w:w="4702" w:type="dxa"/>
            <w:gridSpan w:val="2"/>
            <w:tcBorders>
              <w:top w:val="nil"/>
              <w:left w:val="nil"/>
              <w:bottom w:val="single" w:sz="4" w:space="0" w:color="auto"/>
              <w:right w:val="single" w:sz="4" w:space="0" w:color="auto"/>
            </w:tcBorders>
            <w:shd w:val="clear" w:color="000000" w:fill="DBDBDB"/>
            <w:noWrap/>
            <w:vAlign w:val="center"/>
            <w:hideMark/>
          </w:tcPr>
          <w:p w14:paraId="2096C526"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Remedy</w:t>
            </w:r>
          </w:p>
        </w:tc>
      </w:tr>
      <w:tr w:rsidR="00BF0B7E" w:rsidRPr="000B66B6" w14:paraId="54DCBFBA"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0F815835" w14:textId="5FA30A9A"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W</w:t>
            </w:r>
            <w:r w:rsidRPr="00EE1E67">
              <w:rPr>
                <w:rFonts w:asciiTheme="majorBidi" w:hAnsiTheme="majorBidi" w:cstheme="majorBidi"/>
                <w:sz w:val="20"/>
                <w:szCs w:val="20"/>
              </w:rPr>
              <w:t>eak wide fidelity signal</w:t>
            </w:r>
          </w:p>
        </w:tc>
        <w:tc>
          <w:tcPr>
            <w:tcW w:w="4702" w:type="dxa"/>
            <w:gridSpan w:val="2"/>
            <w:tcBorders>
              <w:top w:val="nil"/>
              <w:left w:val="nil"/>
              <w:bottom w:val="single" w:sz="4" w:space="0" w:color="auto"/>
              <w:right w:val="single" w:sz="4" w:space="0" w:color="auto"/>
            </w:tcBorders>
            <w:shd w:val="clear" w:color="auto" w:fill="auto"/>
            <w:noWrap/>
            <w:hideMark/>
          </w:tcPr>
          <w:p w14:paraId="70219EFA" w14:textId="39104252"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 xml:space="preserve">Use </w:t>
            </w:r>
            <w:del w:id="24" w:author="WAEL RABAH W ALDHAHERI" w:date="2021-09-28T22:04:00Z">
              <w:r w:rsidRPr="00EE1E67" w:rsidDel="00304EE3">
                <w:rPr>
                  <w:rFonts w:asciiTheme="majorBidi" w:hAnsiTheme="majorBidi" w:cstheme="majorBidi"/>
                  <w:sz w:val="20"/>
                  <w:szCs w:val="20"/>
                </w:rPr>
                <w:delText xml:space="preserve">4g </w:delText>
              </w:r>
            </w:del>
            <w:ins w:id="25" w:author="WAEL RABAH W ALDHAHERI" w:date="2021-09-28T22:04:00Z">
              <w:r w:rsidR="00304EE3" w:rsidRPr="00EE1E67">
                <w:rPr>
                  <w:rFonts w:asciiTheme="majorBidi" w:hAnsiTheme="majorBidi" w:cstheme="majorBidi"/>
                  <w:sz w:val="20"/>
                  <w:szCs w:val="20"/>
                </w:rPr>
                <w:t>4</w:t>
              </w:r>
              <w:r w:rsidR="00304EE3">
                <w:rPr>
                  <w:rFonts w:asciiTheme="majorBidi" w:hAnsiTheme="majorBidi" w:cstheme="majorBidi"/>
                  <w:sz w:val="20"/>
                  <w:szCs w:val="20"/>
                </w:rPr>
                <w:t>G</w:t>
              </w:r>
              <w:r w:rsidR="00304EE3" w:rsidRPr="00EE1E67">
                <w:rPr>
                  <w:rFonts w:asciiTheme="majorBidi" w:hAnsiTheme="majorBidi" w:cstheme="majorBidi"/>
                  <w:sz w:val="20"/>
                  <w:szCs w:val="20"/>
                </w:rPr>
                <w:t xml:space="preserve"> </w:t>
              </w:r>
            </w:ins>
            <w:r w:rsidRPr="00EE1E67">
              <w:rPr>
                <w:rFonts w:asciiTheme="majorBidi" w:hAnsiTheme="majorBidi" w:cstheme="majorBidi"/>
                <w:sz w:val="20"/>
                <w:szCs w:val="20"/>
              </w:rPr>
              <w:t>network</w:t>
            </w:r>
          </w:p>
        </w:tc>
      </w:tr>
      <w:tr w:rsidR="00EE1E67" w:rsidRPr="000B66B6" w14:paraId="758DBD6F"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33B4136B" w14:textId="0CDEEFD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A part breaks down</w:t>
            </w:r>
          </w:p>
        </w:tc>
        <w:tc>
          <w:tcPr>
            <w:tcW w:w="4702" w:type="dxa"/>
            <w:gridSpan w:val="2"/>
            <w:tcBorders>
              <w:top w:val="nil"/>
              <w:left w:val="nil"/>
              <w:bottom w:val="single" w:sz="4" w:space="0" w:color="auto"/>
              <w:right w:val="single" w:sz="4" w:space="0" w:color="auto"/>
            </w:tcBorders>
            <w:shd w:val="clear" w:color="auto" w:fill="auto"/>
            <w:noWrap/>
            <w:hideMark/>
          </w:tcPr>
          <w:p w14:paraId="1E59C956" w14:textId="69B0185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Replace with higher quality part.</w:t>
            </w:r>
          </w:p>
        </w:tc>
      </w:tr>
      <w:tr w:rsidR="00EE1E67" w:rsidRPr="000B66B6" w14:paraId="08660171"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59A93951" w14:textId="36AF0BA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Shipping delay/dead on arrival</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4C08CB24" w14:textId="0CDAA27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Order them early/Find local alternative.</w:t>
            </w:r>
          </w:p>
        </w:tc>
      </w:tr>
      <w:tr w:rsidR="00EE1E67" w:rsidRPr="000B66B6" w14:paraId="163E82B9"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4C520BF7" w14:textId="56802381"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A</w:t>
            </w:r>
            <w:r w:rsidRPr="00EE1E67">
              <w:rPr>
                <w:rFonts w:asciiTheme="majorBidi" w:hAnsiTheme="majorBidi" w:cstheme="majorBidi"/>
                <w:sz w:val="20"/>
                <w:szCs w:val="20"/>
              </w:rPr>
              <w:t xml:space="preserve"> team member quits</w:t>
            </w:r>
          </w:p>
        </w:tc>
        <w:tc>
          <w:tcPr>
            <w:tcW w:w="4702" w:type="dxa"/>
            <w:gridSpan w:val="2"/>
            <w:tcBorders>
              <w:top w:val="nil"/>
              <w:left w:val="nil"/>
              <w:bottom w:val="single" w:sz="4" w:space="0" w:color="auto"/>
              <w:right w:val="single" w:sz="4" w:space="0" w:color="auto"/>
            </w:tcBorders>
            <w:shd w:val="clear" w:color="auto" w:fill="auto"/>
            <w:noWrap/>
            <w:hideMark/>
          </w:tcPr>
          <w:p w14:paraId="02A1DA40" w14:textId="400AD577" w:rsidR="00EE1E67" w:rsidRPr="000B66B6" w:rsidRDefault="0097483F" w:rsidP="0097483F">
            <w:pPr>
              <w:rPr>
                <w:rFonts w:asciiTheme="majorBidi" w:eastAsia="Times New Roman" w:hAnsiTheme="majorBidi" w:cstheme="majorBidi"/>
                <w:color w:val="000000"/>
                <w:sz w:val="20"/>
                <w:szCs w:val="20"/>
              </w:rPr>
            </w:pPr>
            <w:r>
              <w:rPr>
                <w:rFonts w:asciiTheme="majorBidi" w:hAnsiTheme="majorBidi" w:cstheme="majorBidi"/>
                <w:sz w:val="20"/>
                <w:szCs w:val="20"/>
              </w:rPr>
              <w:t>F</w:t>
            </w:r>
            <w:r w:rsidR="00EE1E67" w:rsidRPr="00EE1E67">
              <w:rPr>
                <w:rFonts w:asciiTheme="majorBidi" w:hAnsiTheme="majorBidi" w:cstheme="majorBidi"/>
                <w:sz w:val="20"/>
                <w:szCs w:val="20"/>
              </w:rPr>
              <w:t>ind another, otherwise just keep going with two</w:t>
            </w:r>
          </w:p>
        </w:tc>
      </w:tr>
      <w:tr w:rsidR="00EE1E67" w:rsidRPr="000B66B6" w14:paraId="277083C1" w14:textId="77777777" w:rsidTr="004B3B53">
        <w:trPr>
          <w:trHeight w:val="386"/>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7729B2E5" w14:textId="2AC466B9"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Term concludes sooner than scheduled</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15C0FB2C" w14:textId="7AAC1503"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work for extra hours, fulfill the musts in worst case scenario.</w:t>
            </w:r>
          </w:p>
        </w:tc>
      </w:tr>
      <w:tr w:rsidR="003E2282" w:rsidRPr="003E2282" w14:paraId="7CEE7D01" w14:textId="77777777" w:rsidTr="004B3B53">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BFB90CA" w14:textId="27373199" w:rsidR="003E2282" w:rsidRPr="003E2282" w:rsidRDefault="005B1D0E" w:rsidP="003E2282">
            <w:pPr>
              <w:spacing w:after="0" w:line="240" w:lineRule="auto"/>
              <w:jc w:val="center"/>
              <w:rPr>
                <w:rFonts w:asciiTheme="majorBidi" w:eastAsia="Times New Roman" w:hAnsiTheme="majorBidi" w:cstheme="majorBidi"/>
                <w:b/>
                <w:bCs/>
                <w:color w:val="FFFFFF"/>
              </w:rPr>
            </w:pPr>
            <w:r w:rsidRPr="00304EE3">
              <w:rPr>
                <w:rFonts w:asciiTheme="majorBidi" w:eastAsia="Times New Roman" w:hAnsiTheme="majorBidi" w:cstheme="majorBidi"/>
                <w:b/>
                <w:bCs/>
                <w:color w:val="FFFFFF"/>
              </w:rPr>
              <w:t>8</w:t>
            </w:r>
            <w:r w:rsidRPr="004B3B53">
              <w:rPr>
                <w:rFonts w:asciiTheme="majorBidi" w:eastAsia="Times New Roman" w:hAnsiTheme="majorBidi" w:cstheme="majorBidi"/>
                <w:b/>
                <w:bCs/>
                <w:color w:val="FFFFFF"/>
              </w:rPr>
              <w:t>.</w:t>
            </w:r>
            <w:ins w:id="26" w:author="WAEL RABAH W ALDHAHERI" w:date="2021-09-28T21:05:00Z">
              <w:r w:rsidR="00852010">
                <w:rPr>
                  <w:rFonts w:asciiTheme="majorBidi" w:eastAsia="Times New Roman" w:hAnsiTheme="majorBidi" w:cstheme="majorBidi"/>
                  <w:b/>
                  <w:bCs/>
                  <w:color w:val="FFFFFF"/>
                </w:rPr>
                <w:t xml:space="preserve"> </w:t>
              </w:r>
            </w:ins>
            <w:r w:rsidRPr="004B3B53">
              <w:rPr>
                <w:rFonts w:asciiTheme="majorBidi" w:eastAsia="Times New Roman" w:hAnsiTheme="majorBidi" w:cstheme="majorBidi"/>
                <w:b/>
                <w:bCs/>
                <w:color w:val="FFFFFF"/>
              </w:rPr>
              <w:t>Roles &amp;</w:t>
            </w:r>
            <w:r w:rsidR="003E2282" w:rsidRPr="003E2282">
              <w:rPr>
                <w:rFonts w:asciiTheme="majorBidi" w:eastAsia="Times New Roman" w:hAnsiTheme="majorBidi" w:cstheme="majorBidi"/>
                <w:b/>
                <w:bCs/>
                <w:color w:val="FFFFFF"/>
              </w:rPr>
              <w:t xml:space="preserve"> Responsibilities</w:t>
            </w:r>
          </w:p>
        </w:tc>
      </w:tr>
      <w:tr w:rsidR="003E2282" w:rsidRPr="003E2282" w14:paraId="44F20722" w14:textId="77777777" w:rsidTr="004B3B53">
        <w:trPr>
          <w:trHeight w:val="300"/>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43E97A8"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 xml:space="preserve">Role </w:t>
            </w:r>
          </w:p>
        </w:tc>
        <w:tc>
          <w:tcPr>
            <w:tcW w:w="1518" w:type="dxa"/>
            <w:tcBorders>
              <w:top w:val="single" w:sz="4" w:space="0" w:color="auto"/>
              <w:left w:val="nil"/>
              <w:bottom w:val="single" w:sz="4" w:space="0" w:color="auto"/>
              <w:right w:val="single" w:sz="4" w:space="0" w:color="auto"/>
            </w:tcBorders>
            <w:shd w:val="clear" w:color="000000" w:fill="DBDBDB"/>
            <w:noWrap/>
            <w:vAlign w:val="center"/>
            <w:hideMark/>
          </w:tcPr>
          <w:p w14:paraId="504CF174"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Technical Role</w:t>
            </w:r>
          </w:p>
        </w:tc>
        <w:tc>
          <w:tcPr>
            <w:tcW w:w="1567" w:type="dxa"/>
            <w:gridSpan w:val="2"/>
            <w:tcBorders>
              <w:top w:val="single" w:sz="4" w:space="0" w:color="auto"/>
              <w:left w:val="nil"/>
              <w:bottom w:val="single" w:sz="4" w:space="0" w:color="auto"/>
              <w:right w:val="single" w:sz="4" w:space="0" w:color="auto"/>
            </w:tcBorders>
            <w:shd w:val="clear" w:color="000000" w:fill="DBDBDB"/>
            <w:noWrap/>
            <w:vAlign w:val="center"/>
            <w:hideMark/>
          </w:tcPr>
          <w:p w14:paraId="32D7DEC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Name</w:t>
            </w:r>
          </w:p>
        </w:tc>
        <w:tc>
          <w:tcPr>
            <w:tcW w:w="5478" w:type="dxa"/>
            <w:gridSpan w:val="3"/>
            <w:tcBorders>
              <w:top w:val="single" w:sz="4" w:space="0" w:color="auto"/>
              <w:left w:val="nil"/>
              <w:bottom w:val="single" w:sz="4" w:space="0" w:color="auto"/>
              <w:right w:val="single" w:sz="4" w:space="0" w:color="auto"/>
            </w:tcBorders>
            <w:shd w:val="clear" w:color="000000" w:fill="DBDBDB"/>
            <w:noWrap/>
            <w:vAlign w:val="center"/>
            <w:hideMark/>
          </w:tcPr>
          <w:p w14:paraId="1E8A913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Responsibility</w:t>
            </w:r>
          </w:p>
        </w:tc>
      </w:tr>
      <w:tr w:rsidR="003E2282" w:rsidRPr="003E2282" w14:paraId="1FFAAF9F"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14086B83"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Project Advisor</w:t>
            </w:r>
          </w:p>
        </w:tc>
        <w:tc>
          <w:tcPr>
            <w:tcW w:w="15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130FF" w14:textId="741F7872" w:rsidR="003E2282" w:rsidRPr="003E2282" w:rsidRDefault="00BF40EA" w:rsidP="003E2282">
            <w:pPr>
              <w:spacing w:after="0" w:line="240" w:lineRule="auto"/>
              <w:jc w:val="center"/>
              <w:rPr>
                <w:rFonts w:asciiTheme="majorBidi" w:eastAsia="Times New Roman" w:hAnsiTheme="majorBidi" w:cstheme="majorBidi"/>
                <w:color w:val="000000"/>
                <w:sz w:val="20"/>
                <w:szCs w:val="20"/>
              </w:rPr>
            </w:pPr>
            <w:r w:rsidRPr="00BF40EA">
              <w:rPr>
                <w:rFonts w:asciiTheme="majorBidi" w:eastAsia="Times New Roman" w:hAnsiTheme="majorBidi" w:cstheme="majorBidi"/>
                <w:color w:val="000000"/>
                <w:sz w:val="20"/>
                <w:szCs w:val="20"/>
              </w:rPr>
              <w:t>----------------</w:t>
            </w:r>
          </w:p>
        </w:tc>
        <w:tc>
          <w:tcPr>
            <w:tcW w:w="15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891672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Dr.Muhammed Bilal</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D2F05B4" w14:textId="0422970F"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Help the team reach the final solution while meeting the </w:t>
            </w:r>
            <w:r w:rsidR="00252475" w:rsidRPr="004B3B53">
              <w:rPr>
                <w:rFonts w:asciiTheme="majorBidi" w:eastAsia="Times New Roman" w:hAnsiTheme="majorBidi" w:cstheme="majorBidi"/>
                <w:color w:val="000000"/>
                <w:sz w:val="20"/>
                <w:szCs w:val="20"/>
              </w:rPr>
              <w:t>customers’</w:t>
            </w:r>
            <w:r w:rsidRPr="003E2282">
              <w:rPr>
                <w:rFonts w:asciiTheme="majorBidi" w:eastAsia="Times New Roman" w:hAnsiTheme="majorBidi" w:cstheme="majorBidi"/>
                <w:color w:val="000000"/>
                <w:sz w:val="20"/>
                <w:szCs w:val="20"/>
              </w:rPr>
              <w:t xml:space="preserve"> requirements.</w:t>
            </w:r>
          </w:p>
        </w:tc>
      </w:tr>
      <w:tr w:rsidR="003E2282" w:rsidRPr="003E2282" w14:paraId="0F19774C"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6F302972"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Customer</w:t>
            </w:r>
          </w:p>
        </w:tc>
        <w:tc>
          <w:tcPr>
            <w:tcW w:w="1518" w:type="dxa"/>
            <w:vMerge/>
            <w:tcBorders>
              <w:top w:val="nil"/>
              <w:left w:val="single" w:sz="4" w:space="0" w:color="auto"/>
              <w:bottom w:val="single" w:sz="4" w:space="0" w:color="auto"/>
              <w:right w:val="single" w:sz="4" w:space="0" w:color="auto"/>
            </w:tcBorders>
            <w:vAlign w:val="center"/>
            <w:hideMark/>
          </w:tcPr>
          <w:p w14:paraId="25B2ED9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1567" w:type="dxa"/>
            <w:gridSpan w:val="2"/>
            <w:vMerge/>
            <w:tcBorders>
              <w:top w:val="nil"/>
              <w:left w:val="single" w:sz="4" w:space="0" w:color="auto"/>
              <w:bottom w:val="single" w:sz="4" w:space="0" w:color="auto"/>
              <w:right w:val="single" w:sz="4" w:space="0" w:color="auto"/>
            </w:tcBorders>
            <w:vAlign w:val="center"/>
            <w:hideMark/>
          </w:tcPr>
          <w:p w14:paraId="5C5127A6"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306ADFD3"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Requests a solution with given specifications and requirements.</w:t>
            </w:r>
          </w:p>
        </w:tc>
      </w:tr>
      <w:tr w:rsidR="003E2282" w:rsidRPr="003E2282" w14:paraId="25E92DE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5F0269B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Team leader/ Project manger</w:t>
            </w:r>
          </w:p>
        </w:tc>
        <w:tc>
          <w:tcPr>
            <w:tcW w:w="1518" w:type="dxa"/>
            <w:tcBorders>
              <w:top w:val="nil"/>
              <w:left w:val="nil"/>
              <w:bottom w:val="single" w:sz="4" w:space="0" w:color="auto"/>
              <w:right w:val="single" w:sz="4" w:space="0" w:color="auto"/>
            </w:tcBorders>
            <w:shd w:val="clear" w:color="auto" w:fill="auto"/>
            <w:noWrap/>
            <w:vAlign w:val="center"/>
            <w:hideMark/>
          </w:tcPr>
          <w:p w14:paraId="7A9D5EEC" w14:textId="370927FC"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N</w:t>
            </w:r>
            <w:r w:rsidR="003E2282" w:rsidRPr="003E2282">
              <w:rPr>
                <w:rFonts w:asciiTheme="majorBidi" w:eastAsia="Times New Roman" w:hAnsiTheme="majorBidi" w:cstheme="majorBidi"/>
                <w:color w:val="000000"/>
                <w:sz w:val="20"/>
                <w:szCs w:val="20"/>
              </w:rPr>
              <w:t>avigating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24F89B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Muhannad Saeed AlGhamdi</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062B5E7" w14:textId="334CC190"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Symbol" w:hAnsiTheme="majorBidi" w:cstheme="majorBidi"/>
                <w:color w:val="000000"/>
                <w:sz w:val="20"/>
                <w:szCs w:val="20"/>
              </w:rPr>
              <w:t xml:space="preserve"> Planning and organizing the completion of tasks within the project</w:t>
            </w:r>
            <w:r w:rsidR="00EC726D" w:rsidRPr="004B3B53">
              <w:rPr>
                <w:rFonts w:asciiTheme="majorBidi" w:eastAsia="Symbol" w:hAnsiTheme="majorBidi" w:cstheme="majorBidi"/>
                <w:color w:val="000000"/>
                <w:sz w:val="20"/>
                <w:szCs w:val="20"/>
              </w:rPr>
              <w:t xml:space="preserve">. </w:t>
            </w:r>
          </w:p>
        </w:tc>
      </w:tr>
      <w:tr w:rsidR="003E2282" w:rsidRPr="003E2282" w14:paraId="710FA33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D9285E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Organizer, Gatekeeper</w:t>
            </w:r>
          </w:p>
        </w:tc>
        <w:tc>
          <w:tcPr>
            <w:tcW w:w="1518" w:type="dxa"/>
            <w:tcBorders>
              <w:top w:val="nil"/>
              <w:left w:val="nil"/>
              <w:bottom w:val="single" w:sz="4" w:space="0" w:color="auto"/>
              <w:right w:val="single" w:sz="4" w:space="0" w:color="auto"/>
            </w:tcBorders>
            <w:shd w:val="clear" w:color="auto" w:fill="auto"/>
            <w:noWrap/>
            <w:vAlign w:val="center"/>
            <w:hideMark/>
          </w:tcPr>
          <w:p w14:paraId="7927D55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Obstacle avoidance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830768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Sulaiman Abdullah Abbas</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63EC4C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Organizes team meetings time and place and the meeting outcomes, ensures that all goals are achieved.</w:t>
            </w:r>
          </w:p>
        </w:tc>
      </w:tr>
      <w:tr w:rsidR="003E2282" w:rsidRPr="003E2282" w14:paraId="2F93B71B" w14:textId="77777777" w:rsidTr="00F17D06">
        <w:trPr>
          <w:trHeight w:val="719"/>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FF55329" w14:textId="4D6691BB"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Idea </w:t>
            </w:r>
            <w:r w:rsidR="00AC3810" w:rsidRPr="004B3B53">
              <w:rPr>
                <w:rFonts w:asciiTheme="majorBidi" w:eastAsia="Times New Roman" w:hAnsiTheme="majorBidi" w:cstheme="majorBidi"/>
                <w:color w:val="000000"/>
                <w:sz w:val="20"/>
                <w:szCs w:val="20"/>
              </w:rPr>
              <w:t>C</w:t>
            </w:r>
            <w:r w:rsidRPr="003E2282">
              <w:rPr>
                <w:rFonts w:asciiTheme="majorBidi" w:eastAsia="Times New Roman" w:hAnsiTheme="majorBidi" w:cstheme="majorBidi"/>
                <w:color w:val="000000"/>
                <w:sz w:val="20"/>
                <w:szCs w:val="20"/>
              </w:rPr>
              <w:t>hallenger, Recorder</w:t>
            </w:r>
          </w:p>
        </w:tc>
        <w:tc>
          <w:tcPr>
            <w:tcW w:w="1518" w:type="dxa"/>
            <w:tcBorders>
              <w:top w:val="nil"/>
              <w:left w:val="nil"/>
              <w:bottom w:val="single" w:sz="4" w:space="0" w:color="auto"/>
              <w:right w:val="single" w:sz="4" w:space="0" w:color="auto"/>
            </w:tcBorders>
            <w:shd w:val="clear" w:color="auto" w:fill="auto"/>
            <w:noWrap/>
            <w:vAlign w:val="center"/>
            <w:hideMark/>
          </w:tcPr>
          <w:p w14:paraId="0184588A" w14:textId="27E2A3E0"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H</w:t>
            </w:r>
            <w:r w:rsidR="003E2282" w:rsidRPr="003E2282">
              <w:rPr>
                <w:rFonts w:asciiTheme="majorBidi" w:eastAsia="Times New Roman" w:hAnsiTheme="majorBidi" w:cstheme="majorBidi"/>
                <w:color w:val="000000"/>
                <w:sz w:val="20"/>
                <w:szCs w:val="20"/>
              </w:rPr>
              <w:t xml:space="preserve">ardware &amp; code </w:t>
            </w:r>
            <w:r w:rsidRPr="004B3B53">
              <w:rPr>
                <w:rFonts w:asciiTheme="majorBidi" w:eastAsia="Times New Roman" w:hAnsiTheme="majorBidi" w:cstheme="majorBidi"/>
                <w:color w:val="000000"/>
                <w:sz w:val="20"/>
                <w:szCs w:val="20"/>
              </w:rPr>
              <w:t>D</w:t>
            </w:r>
            <w:r w:rsidR="003E2282" w:rsidRPr="003E2282">
              <w:rPr>
                <w:rFonts w:asciiTheme="majorBidi" w:eastAsia="Times New Roman" w:hAnsiTheme="majorBidi" w:cstheme="majorBidi"/>
                <w:color w:val="000000"/>
                <w:sz w:val="20"/>
                <w:szCs w:val="20"/>
              </w:rPr>
              <w:t>eployment</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4D45575C"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Wael Rabah AlDhaheri</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78354B39"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Plays the role of the devil’s advocate, types the meeting minutes</w:t>
            </w:r>
          </w:p>
        </w:tc>
      </w:tr>
    </w:tbl>
    <w:p w14:paraId="55A0A362" w14:textId="0EA8BB46" w:rsidR="00EB38B7" w:rsidRPr="001709D2" w:rsidRDefault="00EB38B7" w:rsidP="00F13440">
      <w:pPr>
        <w:rPr>
          <w:rFonts w:asciiTheme="majorBidi" w:hAnsiTheme="majorBidi" w:cstheme="majorBidi"/>
        </w:rPr>
      </w:pPr>
    </w:p>
    <w:p w14:paraId="7A2529A5" w14:textId="23A362F1" w:rsidR="00EB38B7" w:rsidRDefault="00EB38B7" w:rsidP="00F13440">
      <w:pPr>
        <w:rPr>
          <w:rFonts w:asciiTheme="majorBidi" w:hAnsiTheme="majorBidi" w:cstheme="majorBidi"/>
        </w:rPr>
      </w:pPr>
    </w:p>
    <w:p w14:paraId="7B62A7D0" w14:textId="12CCD592" w:rsidR="00EB38B7" w:rsidRDefault="00EB38B7" w:rsidP="00F13440">
      <w:pPr>
        <w:rPr>
          <w:rFonts w:asciiTheme="majorBidi" w:hAnsiTheme="majorBidi" w:cstheme="majorBidi"/>
        </w:rPr>
      </w:pPr>
    </w:p>
    <w:tbl>
      <w:tblPr>
        <w:tblW w:w="11303" w:type="dxa"/>
        <w:tblInd w:w="-974" w:type="dxa"/>
        <w:tblLook w:val="04A0" w:firstRow="1" w:lastRow="0" w:firstColumn="1" w:lastColumn="0" w:noHBand="0" w:noVBand="1"/>
      </w:tblPr>
      <w:tblGrid>
        <w:gridCol w:w="1842"/>
        <w:gridCol w:w="2023"/>
        <w:gridCol w:w="3558"/>
        <w:gridCol w:w="3880"/>
      </w:tblGrid>
      <w:tr w:rsidR="00F17D06" w:rsidRPr="00F17D06" w14:paraId="72565D6A" w14:textId="77777777" w:rsidTr="00282111">
        <w:trPr>
          <w:trHeight w:val="300"/>
        </w:trPr>
        <w:tc>
          <w:tcPr>
            <w:tcW w:w="11303"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FD89198" w14:textId="350B4F52" w:rsidR="00F17D06" w:rsidRPr="00F17D06" w:rsidRDefault="00F17D06" w:rsidP="00DC1A2B">
            <w:pPr>
              <w:spacing w:after="0" w:line="240" w:lineRule="auto"/>
              <w:jc w:val="center"/>
              <w:rPr>
                <w:rFonts w:ascii="Times New Roman" w:eastAsia="Times New Roman" w:hAnsi="Times New Roman" w:cs="Times New Roman"/>
                <w:b/>
                <w:bCs/>
                <w:color w:val="FFFFFF"/>
              </w:rPr>
            </w:pPr>
            <w:r w:rsidRPr="00F17D06">
              <w:rPr>
                <w:rFonts w:ascii="Times New Roman" w:eastAsia="Times New Roman" w:hAnsi="Times New Roman" w:cs="Times New Roman"/>
                <w:b/>
                <w:bCs/>
                <w:color w:val="FFFFFF"/>
              </w:rPr>
              <w:t>9.</w:t>
            </w:r>
            <w:ins w:id="27" w:author="WAEL RABAH W ALDHAHERI" w:date="2021-09-28T22:05:00Z">
              <w:r w:rsidR="00304EE3">
                <w:rPr>
                  <w:rFonts w:ascii="Times New Roman" w:eastAsia="Times New Roman" w:hAnsi="Times New Roman" w:cs="Times New Roman"/>
                  <w:b/>
                  <w:bCs/>
                  <w:color w:val="FFFFFF"/>
                </w:rPr>
                <w:t xml:space="preserve"> </w:t>
              </w:r>
            </w:ins>
            <w:r w:rsidRPr="00F17D06">
              <w:rPr>
                <w:rFonts w:ascii="Times New Roman" w:eastAsia="Times New Roman" w:hAnsi="Times New Roman" w:cs="Times New Roman"/>
                <w:b/>
                <w:bCs/>
                <w:color w:val="FFFFFF"/>
              </w:rPr>
              <w:t>Sign Off</w:t>
            </w:r>
          </w:p>
        </w:tc>
      </w:tr>
      <w:tr w:rsidR="00F17D06" w:rsidRPr="00F17D06" w14:paraId="613D8ACE"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764AAC9B" w14:textId="6A0DEE24"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Role</w:t>
            </w:r>
          </w:p>
        </w:tc>
        <w:tc>
          <w:tcPr>
            <w:tcW w:w="2023" w:type="dxa"/>
            <w:tcBorders>
              <w:top w:val="nil"/>
              <w:left w:val="nil"/>
              <w:bottom w:val="single" w:sz="4" w:space="0" w:color="auto"/>
              <w:right w:val="single" w:sz="4" w:space="0" w:color="auto"/>
            </w:tcBorders>
            <w:shd w:val="clear" w:color="000000" w:fill="DBDBDB"/>
            <w:noWrap/>
            <w:vAlign w:val="center"/>
            <w:hideMark/>
          </w:tcPr>
          <w:p w14:paraId="29CCB550" w14:textId="269D1D2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3558" w:type="dxa"/>
            <w:tcBorders>
              <w:top w:val="nil"/>
              <w:left w:val="nil"/>
              <w:bottom w:val="single" w:sz="4" w:space="0" w:color="auto"/>
              <w:right w:val="single" w:sz="4" w:space="0" w:color="auto"/>
            </w:tcBorders>
            <w:shd w:val="clear" w:color="000000" w:fill="DBDBDB"/>
            <w:noWrap/>
            <w:vAlign w:val="center"/>
            <w:hideMark/>
          </w:tcPr>
          <w:p w14:paraId="2D549368" w14:textId="545C5AC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Signature</w:t>
            </w:r>
          </w:p>
        </w:tc>
        <w:tc>
          <w:tcPr>
            <w:tcW w:w="3880" w:type="dxa"/>
            <w:tcBorders>
              <w:top w:val="nil"/>
              <w:left w:val="nil"/>
              <w:bottom w:val="single" w:sz="4" w:space="0" w:color="auto"/>
              <w:right w:val="single" w:sz="4" w:space="0" w:color="auto"/>
            </w:tcBorders>
            <w:shd w:val="clear" w:color="000000" w:fill="DBDBDB"/>
            <w:noWrap/>
            <w:vAlign w:val="center"/>
            <w:hideMark/>
          </w:tcPr>
          <w:p w14:paraId="20A7D25A" w14:textId="6B20F2C2"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r>
      <w:tr w:rsidR="00F17D06" w:rsidRPr="00F17D06" w14:paraId="079464F9"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1102DEF3" w14:textId="73CF5523"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Project Advisor/Customer</w:t>
            </w:r>
          </w:p>
        </w:tc>
        <w:tc>
          <w:tcPr>
            <w:tcW w:w="2023" w:type="dxa"/>
            <w:tcBorders>
              <w:top w:val="nil"/>
              <w:left w:val="nil"/>
              <w:bottom w:val="single" w:sz="4" w:space="0" w:color="auto"/>
              <w:right w:val="single" w:sz="4" w:space="0" w:color="auto"/>
            </w:tcBorders>
            <w:shd w:val="clear" w:color="auto" w:fill="auto"/>
            <w:noWrap/>
            <w:vAlign w:val="center"/>
            <w:hideMark/>
          </w:tcPr>
          <w:p w14:paraId="362FC926" w14:textId="7B1BBAF5" w:rsidR="00F17D06"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Dr.Muhammed Bilal</w:t>
            </w:r>
          </w:p>
        </w:tc>
        <w:tc>
          <w:tcPr>
            <w:tcW w:w="3558" w:type="dxa"/>
            <w:tcBorders>
              <w:top w:val="nil"/>
              <w:left w:val="nil"/>
              <w:bottom w:val="single" w:sz="4" w:space="0" w:color="auto"/>
              <w:right w:val="single" w:sz="4" w:space="0" w:color="auto"/>
            </w:tcBorders>
            <w:shd w:val="clear" w:color="auto" w:fill="auto"/>
            <w:noWrap/>
            <w:vAlign w:val="center"/>
            <w:hideMark/>
          </w:tcPr>
          <w:p w14:paraId="62448B79" w14:textId="4F29198A" w:rsidR="00F17D06" w:rsidRPr="00F17D06" w:rsidRDefault="00282111" w:rsidP="00282111">
            <w:pPr>
              <w:spacing w:after="0" w:line="240" w:lineRule="auto"/>
              <w:jc w:val="center"/>
              <w:rPr>
                <w:rFonts w:ascii="Times New Roman" w:eastAsia="Times New Roman" w:hAnsi="Times New Roman" w:cs="Times New Roman"/>
                <w:color w:val="000000"/>
              </w:rPr>
            </w:pPr>
            <w:r>
              <w:rPr>
                <w:lang w:val="en-GB"/>
              </w:rPr>
              <w:object w:dxaOrig="4056" w:dyaOrig="2184" w14:anchorId="5209B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35pt;height:45.65pt" o:ole="">
                  <v:imagedata r:id="rId12" o:title=""/>
                </v:shape>
                <o:OLEObject Type="Embed" ProgID="PBrush" ShapeID="_x0000_i1025" DrawAspect="Content" ObjectID="_1694373076" r:id="rId13"/>
              </w:object>
            </w:r>
          </w:p>
        </w:tc>
        <w:tc>
          <w:tcPr>
            <w:tcW w:w="3880" w:type="dxa"/>
            <w:tcBorders>
              <w:top w:val="nil"/>
              <w:left w:val="nil"/>
              <w:bottom w:val="single" w:sz="4" w:space="0" w:color="auto"/>
              <w:right w:val="single" w:sz="4" w:space="0" w:color="auto"/>
            </w:tcBorders>
            <w:shd w:val="clear" w:color="auto" w:fill="auto"/>
            <w:noWrap/>
            <w:vAlign w:val="center"/>
            <w:hideMark/>
          </w:tcPr>
          <w:p w14:paraId="7AA78489" w14:textId="533857C2" w:rsidR="00F17D06"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6795A40" w14:textId="77777777" w:rsidTr="00282111">
        <w:trPr>
          <w:trHeight w:val="300"/>
        </w:trPr>
        <w:tc>
          <w:tcPr>
            <w:tcW w:w="1842" w:type="dxa"/>
            <w:vMerge w:val="restart"/>
            <w:tcBorders>
              <w:top w:val="nil"/>
              <w:left w:val="single" w:sz="4" w:space="0" w:color="auto"/>
              <w:right w:val="single" w:sz="4" w:space="0" w:color="auto"/>
            </w:tcBorders>
            <w:shd w:val="clear" w:color="000000" w:fill="DBDBDB"/>
            <w:noWrap/>
            <w:vAlign w:val="center"/>
            <w:hideMark/>
          </w:tcPr>
          <w:p w14:paraId="5FAD325F"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p w14:paraId="127241DA" w14:textId="5EF4E3AD" w:rsidR="00392C18"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Team Member</w:t>
            </w:r>
          </w:p>
          <w:p w14:paraId="62F258D5" w14:textId="44550BC8"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2023" w:type="dxa"/>
            <w:tcBorders>
              <w:top w:val="nil"/>
              <w:left w:val="nil"/>
              <w:bottom w:val="single" w:sz="4" w:space="0" w:color="auto"/>
              <w:right w:val="single" w:sz="4" w:space="0" w:color="auto"/>
            </w:tcBorders>
            <w:shd w:val="clear" w:color="auto" w:fill="auto"/>
            <w:noWrap/>
            <w:vAlign w:val="center"/>
            <w:hideMark/>
          </w:tcPr>
          <w:p w14:paraId="0646BBF3" w14:textId="332B8504"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Muhannad Saeed AlGhamdi</w:t>
            </w:r>
          </w:p>
        </w:tc>
        <w:tc>
          <w:tcPr>
            <w:tcW w:w="3558" w:type="dxa"/>
            <w:tcBorders>
              <w:top w:val="nil"/>
              <w:left w:val="nil"/>
              <w:bottom w:val="single" w:sz="4" w:space="0" w:color="auto"/>
              <w:right w:val="single" w:sz="4" w:space="0" w:color="auto"/>
            </w:tcBorders>
            <w:shd w:val="clear" w:color="auto" w:fill="auto"/>
            <w:noWrap/>
            <w:vAlign w:val="center"/>
            <w:hideMark/>
          </w:tcPr>
          <w:p w14:paraId="62A50136"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6F2C6DB3" w14:textId="02DE936E"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091C9974" w14:textId="77777777" w:rsidTr="00282111">
        <w:trPr>
          <w:trHeight w:val="300"/>
        </w:trPr>
        <w:tc>
          <w:tcPr>
            <w:tcW w:w="1842" w:type="dxa"/>
            <w:vMerge/>
            <w:tcBorders>
              <w:left w:val="single" w:sz="4" w:space="0" w:color="auto"/>
              <w:right w:val="single" w:sz="4" w:space="0" w:color="auto"/>
            </w:tcBorders>
            <w:shd w:val="clear" w:color="000000" w:fill="DBDBDB"/>
            <w:noWrap/>
            <w:vAlign w:val="center"/>
            <w:hideMark/>
          </w:tcPr>
          <w:p w14:paraId="48880438" w14:textId="357B8BC1"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516B050" w14:textId="2B6570DC"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Sulaiman Abdullah Abbas</w:t>
            </w:r>
          </w:p>
        </w:tc>
        <w:tc>
          <w:tcPr>
            <w:tcW w:w="3558" w:type="dxa"/>
            <w:tcBorders>
              <w:top w:val="nil"/>
              <w:left w:val="nil"/>
              <w:bottom w:val="single" w:sz="4" w:space="0" w:color="auto"/>
              <w:right w:val="single" w:sz="4" w:space="0" w:color="auto"/>
            </w:tcBorders>
            <w:shd w:val="clear" w:color="auto" w:fill="auto"/>
            <w:noWrap/>
            <w:vAlign w:val="center"/>
            <w:hideMark/>
          </w:tcPr>
          <w:p w14:paraId="7276A9FA"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4D63CF82" w14:textId="08C96613"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3346B8B" w14:textId="77777777" w:rsidTr="00282111">
        <w:trPr>
          <w:trHeight w:val="566"/>
        </w:trPr>
        <w:tc>
          <w:tcPr>
            <w:tcW w:w="1842" w:type="dxa"/>
            <w:vMerge/>
            <w:tcBorders>
              <w:left w:val="single" w:sz="4" w:space="0" w:color="auto"/>
              <w:bottom w:val="single" w:sz="4" w:space="0" w:color="auto"/>
              <w:right w:val="single" w:sz="4" w:space="0" w:color="auto"/>
            </w:tcBorders>
            <w:shd w:val="clear" w:color="000000" w:fill="DBDBDB"/>
            <w:noWrap/>
            <w:vAlign w:val="center"/>
            <w:hideMark/>
          </w:tcPr>
          <w:p w14:paraId="25EDD13C" w14:textId="69F5E55D"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F80B32E" w14:textId="52DB4B20"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Wael Rabah AlDhaheri</w:t>
            </w:r>
          </w:p>
        </w:tc>
        <w:tc>
          <w:tcPr>
            <w:tcW w:w="3558" w:type="dxa"/>
            <w:tcBorders>
              <w:top w:val="nil"/>
              <w:left w:val="nil"/>
              <w:bottom w:val="single" w:sz="4" w:space="0" w:color="auto"/>
              <w:right w:val="single" w:sz="4" w:space="0" w:color="auto"/>
            </w:tcBorders>
            <w:shd w:val="clear" w:color="auto" w:fill="auto"/>
            <w:noWrap/>
            <w:vAlign w:val="center"/>
            <w:hideMark/>
          </w:tcPr>
          <w:p w14:paraId="7766B104"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39A1E755" w14:textId="6ED2EE97"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bl>
    <w:p w14:paraId="5729F105" w14:textId="7F102262" w:rsidR="00EB38B7" w:rsidRDefault="00EB38B7" w:rsidP="00F13440">
      <w:pPr>
        <w:rPr>
          <w:rFonts w:asciiTheme="majorBidi" w:hAnsiTheme="majorBidi" w:cstheme="majorBidi"/>
        </w:rPr>
      </w:pPr>
    </w:p>
    <w:p w14:paraId="2903F414" w14:textId="77777777" w:rsidR="00EB38B7" w:rsidRPr="004A3D33" w:rsidRDefault="00EB38B7" w:rsidP="00F13440">
      <w:pPr>
        <w:rPr>
          <w:rFonts w:asciiTheme="majorBidi" w:hAnsiTheme="majorBidi" w:cstheme="majorBidi"/>
        </w:rPr>
      </w:pPr>
    </w:p>
    <w:p w14:paraId="7F85CFF8" w14:textId="77777777" w:rsidR="00F13440" w:rsidRPr="004A3D33" w:rsidRDefault="00F13440" w:rsidP="00F13440">
      <w:pPr>
        <w:rPr>
          <w:rFonts w:asciiTheme="majorBidi" w:hAnsiTheme="majorBidi" w:cstheme="majorBidi"/>
        </w:rPr>
      </w:pPr>
    </w:p>
    <w:p w14:paraId="4B8863F7" w14:textId="77777777" w:rsidR="00F13440" w:rsidRPr="004A3D33" w:rsidRDefault="00F13440" w:rsidP="00F13440">
      <w:pPr>
        <w:rPr>
          <w:rFonts w:asciiTheme="majorBidi" w:hAnsiTheme="majorBidi" w:cstheme="majorBidi"/>
        </w:rPr>
      </w:pPr>
    </w:p>
    <w:p w14:paraId="4A6FD2C5" w14:textId="77777777" w:rsidR="00F13440" w:rsidRPr="004A3D33" w:rsidRDefault="00F13440" w:rsidP="00F13440">
      <w:pPr>
        <w:rPr>
          <w:rFonts w:asciiTheme="majorBidi" w:hAnsiTheme="majorBidi" w:cstheme="majorBidi"/>
        </w:rPr>
      </w:pPr>
    </w:p>
    <w:p w14:paraId="3EF5B9D1" w14:textId="77777777" w:rsidR="00F13440" w:rsidRPr="004A3D33" w:rsidRDefault="00F13440" w:rsidP="00F13440">
      <w:pPr>
        <w:rPr>
          <w:rFonts w:asciiTheme="majorBidi" w:hAnsiTheme="majorBidi" w:cstheme="majorBidi"/>
        </w:rPr>
      </w:pPr>
    </w:p>
    <w:p w14:paraId="73E65021" w14:textId="77777777" w:rsidR="00F13440" w:rsidRPr="004A3D33" w:rsidRDefault="00F13440" w:rsidP="00F13440">
      <w:pPr>
        <w:rPr>
          <w:rFonts w:asciiTheme="majorBidi" w:hAnsiTheme="majorBidi" w:cstheme="majorBidi"/>
        </w:rPr>
      </w:pPr>
    </w:p>
    <w:p w14:paraId="659CED95" w14:textId="77777777" w:rsidR="00F13440" w:rsidRPr="004A3D33" w:rsidRDefault="00F13440" w:rsidP="00F13440">
      <w:pPr>
        <w:rPr>
          <w:rFonts w:asciiTheme="majorBidi" w:hAnsiTheme="majorBidi" w:cstheme="majorBidi"/>
        </w:rPr>
      </w:pPr>
    </w:p>
    <w:p w14:paraId="50536709" w14:textId="77777777" w:rsidR="00F13440" w:rsidRPr="004A3D33" w:rsidRDefault="00F13440" w:rsidP="00F13440">
      <w:pPr>
        <w:rPr>
          <w:rFonts w:asciiTheme="majorBidi" w:hAnsiTheme="majorBidi" w:cstheme="majorBidi"/>
        </w:rPr>
      </w:pPr>
    </w:p>
    <w:p w14:paraId="2AA4B26A" w14:textId="77777777" w:rsidR="00F13440" w:rsidRPr="004A3D33" w:rsidRDefault="00F13440" w:rsidP="00F13440">
      <w:pPr>
        <w:rPr>
          <w:rFonts w:asciiTheme="majorBidi" w:hAnsiTheme="majorBidi" w:cstheme="majorBidi"/>
        </w:rPr>
      </w:pPr>
    </w:p>
    <w:p w14:paraId="0B5D66CD" w14:textId="77777777" w:rsidR="00F13440" w:rsidRPr="004A3D33" w:rsidRDefault="00F13440" w:rsidP="00F13440">
      <w:pPr>
        <w:rPr>
          <w:rFonts w:asciiTheme="majorBidi" w:hAnsiTheme="majorBidi" w:cstheme="majorBidi"/>
        </w:rPr>
      </w:pPr>
    </w:p>
    <w:p w14:paraId="193D753B" w14:textId="77777777" w:rsidR="00F13440" w:rsidRPr="004A3D33" w:rsidRDefault="00F13440" w:rsidP="00F13440">
      <w:pPr>
        <w:rPr>
          <w:rFonts w:asciiTheme="majorBidi" w:hAnsiTheme="majorBidi" w:cstheme="majorBidi"/>
        </w:rPr>
      </w:pPr>
    </w:p>
    <w:p w14:paraId="65C71918" w14:textId="77777777" w:rsidR="00F13440" w:rsidRPr="004A3D33" w:rsidRDefault="00F13440" w:rsidP="00F13440">
      <w:pPr>
        <w:rPr>
          <w:rFonts w:asciiTheme="majorBidi" w:hAnsiTheme="majorBidi" w:cstheme="majorBidi"/>
        </w:rPr>
      </w:pPr>
    </w:p>
    <w:p w14:paraId="221AA48F" w14:textId="77777777" w:rsidR="00F13440" w:rsidRPr="004A3D33" w:rsidRDefault="00F13440" w:rsidP="00F13440">
      <w:pPr>
        <w:rPr>
          <w:rFonts w:asciiTheme="majorBidi" w:hAnsiTheme="majorBidi" w:cstheme="majorBidi"/>
        </w:rPr>
      </w:pPr>
    </w:p>
    <w:p w14:paraId="7327B892" w14:textId="77777777" w:rsidR="00F13440" w:rsidRPr="004A3D33" w:rsidRDefault="00F13440" w:rsidP="00F13440">
      <w:pPr>
        <w:rPr>
          <w:rFonts w:asciiTheme="majorBidi" w:hAnsiTheme="majorBidi" w:cstheme="majorBidi"/>
        </w:rPr>
      </w:pPr>
    </w:p>
    <w:p w14:paraId="55E0A2D6" w14:textId="7456F5A3" w:rsidR="00F13440" w:rsidRPr="004A3D33" w:rsidRDefault="00F13440" w:rsidP="00F13440">
      <w:pPr>
        <w:rPr>
          <w:rFonts w:asciiTheme="majorBidi" w:hAnsiTheme="majorBidi" w:cstheme="majorBidi"/>
        </w:rPr>
      </w:pPr>
    </w:p>
    <w:p w14:paraId="471A535E" w14:textId="57FD1F61" w:rsidR="000436CF" w:rsidRPr="004A3D33" w:rsidRDefault="000436CF" w:rsidP="00F13440">
      <w:pPr>
        <w:rPr>
          <w:rFonts w:asciiTheme="majorBidi" w:hAnsiTheme="majorBidi" w:cstheme="majorBidi"/>
        </w:rPr>
      </w:pPr>
    </w:p>
    <w:p w14:paraId="24A9AB19" w14:textId="1C15B646" w:rsidR="000436CF" w:rsidRPr="004A3D33" w:rsidRDefault="000436CF" w:rsidP="00F13440">
      <w:pPr>
        <w:rPr>
          <w:rFonts w:asciiTheme="majorBidi" w:hAnsiTheme="majorBidi" w:cstheme="majorBidi"/>
        </w:rPr>
      </w:pPr>
    </w:p>
    <w:p w14:paraId="07FE6D41" w14:textId="46B21793" w:rsidR="000436CF" w:rsidRPr="004A3D33" w:rsidRDefault="000436CF" w:rsidP="00F13440">
      <w:pPr>
        <w:rPr>
          <w:rFonts w:asciiTheme="majorBidi" w:hAnsiTheme="majorBidi" w:cstheme="majorBidi"/>
        </w:rPr>
      </w:pPr>
    </w:p>
    <w:p w14:paraId="393F4EC0" w14:textId="4CBCE840" w:rsidR="000436CF" w:rsidRPr="004A3D33" w:rsidRDefault="000436CF" w:rsidP="00F13440">
      <w:pPr>
        <w:rPr>
          <w:rFonts w:asciiTheme="majorBidi" w:hAnsiTheme="majorBidi" w:cstheme="majorBidi"/>
        </w:rPr>
      </w:pPr>
    </w:p>
    <w:p w14:paraId="0626CA8D" w14:textId="19353AE6" w:rsidR="000436CF" w:rsidRPr="004A3D33" w:rsidRDefault="000436CF" w:rsidP="00F13440">
      <w:pPr>
        <w:rPr>
          <w:rFonts w:asciiTheme="majorBidi" w:hAnsiTheme="majorBidi" w:cstheme="majorBidi"/>
        </w:rPr>
      </w:pPr>
    </w:p>
    <w:p w14:paraId="2A213B75" w14:textId="57F2D04B" w:rsidR="000436CF" w:rsidRPr="004A3D33" w:rsidRDefault="000436CF" w:rsidP="00F13440">
      <w:pPr>
        <w:rPr>
          <w:rFonts w:asciiTheme="majorBidi" w:hAnsiTheme="majorBidi" w:cstheme="majorBidi"/>
        </w:rPr>
      </w:pPr>
    </w:p>
    <w:p w14:paraId="37C4691D" w14:textId="77777777" w:rsidR="002F27C0" w:rsidRPr="004A3D33" w:rsidRDefault="002F27C0" w:rsidP="00F13440">
      <w:pPr>
        <w:rPr>
          <w:rFonts w:asciiTheme="majorBidi" w:hAnsiTheme="majorBidi" w:cstheme="majorBidi"/>
        </w:rPr>
      </w:pPr>
    </w:p>
    <w:p w14:paraId="25D3D7DE" w14:textId="1CBA70C2" w:rsidR="00F13440" w:rsidRPr="00CD1067" w:rsidRDefault="0013547D" w:rsidP="00F13440">
      <w:pPr>
        <w:rPr>
          <w:rFonts w:asciiTheme="majorBidi" w:hAnsiTheme="majorBidi" w:cstheme="majorBidi"/>
          <w:b/>
          <w:bCs/>
          <w:sz w:val="24"/>
          <w:szCs w:val="24"/>
        </w:rPr>
      </w:pPr>
      <w:r w:rsidRPr="00CD1067">
        <w:rPr>
          <w:rFonts w:asciiTheme="majorBidi" w:hAnsiTheme="majorBidi" w:cstheme="majorBidi"/>
          <w:b/>
          <w:bCs/>
          <w:sz w:val="24"/>
          <w:szCs w:val="24"/>
        </w:rPr>
        <w:t>References</w:t>
      </w:r>
    </w:p>
    <w:p w14:paraId="7906C58C" w14:textId="7A239B19"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
      </w:pPr>
      <w:r w:rsidRPr="0013547D">
        <w:rPr>
          <w:rFonts w:asciiTheme="majorBidi" w:hAnsiTheme="majorBidi" w:cstheme="majorBidi"/>
          <w:sz w:val="20"/>
          <w:szCs w:val="20"/>
        </w:rPr>
        <w:t>[1]J. Waykule, "Smart Drone Delivery System", </w:t>
      </w:r>
      <w:r w:rsidRPr="0013547D">
        <w:rPr>
          <w:rFonts w:asciiTheme="majorBidi" w:hAnsiTheme="majorBidi" w:cstheme="majorBidi"/>
          <w:i/>
          <w:iCs/>
          <w:sz w:val="20"/>
          <w:szCs w:val="20"/>
        </w:rPr>
        <w:t>https://www.researchgate.net/</w:t>
      </w:r>
      <w:r w:rsidRPr="0013547D">
        <w:rPr>
          <w:rFonts w:asciiTheme="majorBidi" w:hAnsiTheme="majorBidi" w:cstheme="majorBidi"/>
          <w:sz w:val="20"/>
          <w:szCs w:val="20"/>
        </w:rPr>
        <w:t>, 2020. [Online]. Available: https://www.researchgate.net/publication/344513432_Smart_Drone_Delivery_System. [Accessed: 28- Sep- 2021]</w:t>
      </w:r>
    </w:p>
    <w:p w14:paraId="541EDDCE" w14:textId="4C610FA1"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[2]"Prototype design of medical round supporting robot “Terapio”", </w:t>
      </w:r>
      <w:r w:rsidRPr="0013547D">
        <w:rPr>
          <w:rFonts w:asciiTheme="majorBidi" w:hAnsiTheme="majorBidi" w:cstheme="majorBidi"/>
          <w:i/>
          <w:iCs/>
          <w:sz w:val="20"/>
          <w:szCs w:val="20"/>
        </w:rPr>
        <w:t>Ieeexplore.ieee.org</w:t>
      </w:r>
      <w:r w:rsidRPr="0013547D">
        <w:rPr>
          <w:rFonts w:asciiTheme="majorBidi" w:hAnsiTheme="majorBidi" w:cstheme="majorBidi"/>
          <w:sz w:val="20"/>
          <w:szCs w:val="20"/>
        </w:rPr>
        <w:t>, 2021. [Online]. Available: https://ieeexplore.ieee.org/abstract/document/7139274. [Accessed: 28- Sep- 2021]</w:t>
      </w:r>
    </w:p>
    <w:p w14:paraId="42A16C94" w14:textId="0DFCFA0E"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[3]D. Dhabale, "Design and Development of Autonomous Delivery Robot", </w:t>
      </w:r>
      <w:r w:rsidRPr="0013547D">
        <w:rPr>
          <w:rFonts w:asciiTheme="majorBidi" w:hAnsiTheme="majorBidi" w:cstheme="majorBidi"/>
          <w:i/>
          <w:iCs/>
          <w:sz w:val="20"/>
          <w:szCs w:val="20"/>
        </w:rPr>
        <w:t>Arxiv.org</w:t>
      </w:r>
      <w:r w:rsidRPr="0013547D">
        <w:rPr>
          <w:rFonts w:asciiTheme="majorBidi" w:hAnsiTheme="majorBidi" w:cstheme="majorBidi"/>
          <w:sz w:val="20"/>
          <w:szCs w:val="20"/>
        </w:rPr>
        <w:t>, 2021. [Online]. Available: https://arxiv.org/pdf/2103.09229.pdf. [Accessed: 28- Sep- 2021]</w:t>
      </w:r>
    </w:p>
    <w:p w14:paraId="3FC9C817" w14:textId="23C44D41" w:rsidR="00F13440"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b/>
          <w:bCs/>
          <w:sz w:val="20"/>
          <w:szCs w:val="20"/>
        </w:rPr>
      </w:pPr>
      <w:r w:rsidRPr="0013547D">
        <w:rPr>
          <w:rFonts w:asciiTheme="majorBidi" w:hAnsiTheme="majorBidi" w:cstheme="majorBidi"/>
          <w:sz w:val="20"/>
          <w:szCs w:val="20"/>
        </w:rPr>
        <w:t>[4]E. Kouao, "This Raspberry Pi Delivery Robot is Controlled by Live Stream Chat", </w:t>
      </w:r>
      <w:r w:rsidRPr="0013547D">
        <w:rPr>
          <w:rFonts w:asciiTheme="majorBidi" w:hAnsiTheme="majorBidi" w:cstheme="majorBidi"/>
          <w:i/>
          <w:iCs/>
          <w:sz w:val="20"/>
          <w:szCs w:val="20"/>
        </w:rPr>
        <w:t>Tom's Hardware</w:t>
      </w:r>
      <w:r w:rsidRPr="0013547D">
        <w:rPr>
          <w:rFonts w:asciiTheme="majorBidi" w:hAnsiTheme="majorBidi" w:cstheme="majorBidi"/>
          <w:sz w:val="20"/>
          <w:szCs w:val="20"/>
        </w:rPr>
        <w:t>, 2021. [Online]. Available: https://www.tomshardware.com/news/raspberry-pi-delivery-robot-droiid. [Accessed: 28- Sep- 2021]</w:t>
      </w:r>
    </w:p>
    <w:p w14:paraId="1F90E995" w14:textId="207A2DCF" w:rsidR="00B426C8" w:rsidRPr="004A3D33" w:rsidRDefault="00B426C8">
      <w:pPr>
        <w:rPr>
          <w:rFonts w:asciiTheme="majorBidi" w:hAnsiTheme="majorBidi" w:cstheme="majorBidi"/>
        </w:rPr>
      </w:pPr>
      <w:r w:rsidRPr="004A3D33">
        <w:rPr>
          <w:rFonts w:asciiTheme="majorBidi" w:hAnsiTheme="majorBidi" w:cstheme="majorBidi"/>
        </w:rPr>
        <w:tab/>
      </w:r>
    </w:p>
    <w:p w14:paraId="2CD223CC" w14:textId="588A4B35" w:rsidR="001E6B8F" w:rsidRPr="004A3D33" w:rsidRDefault="001E6B8F">
      <w:pPr>
        <w:rPr>
          <w:rFonts w:asciiTheme="majorBidi" w:hAnsiTheme="majorBidi" w:cstheme="majorBidi"/>
        </w:rPr>
      </w:pPr>
    </w:p>
    <w:p w14:paraId="09A2ACF6" w14:textId="37D79D62" w:rsidR="004C1393" w:rsidRPr="004A3D33" w:rsidRDefault="004C1393">
      <w:pPr>
        <w:rPr>
          <w:rFonts w:asciiTheme="majorBidi" w:hAnsiTheme="majorBidi" w:cstheme="majorBidi"/>
        </w:rPr>
      </w:pPr>
    </w:p>
    <w:p w14:paraId="5313055C" w14:textId="24C817B4" w:rsidR="004C1393" w:rsidRPr="004A3D33" w:rsidRDefault="004C1393">
      <w:pPr>
        <w:rPr>
          <w:rFonts w:asciiTheme="majorBidi" w:hAnsiTheme="majorBidi" w:cstheme="majorBidi"/>
        </w:rPr>
      </w:pPr>
    </w:p>
    <w:sectPr w:rsidR="004C1393" w:rsidRPr="004A3D3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64BCE3" w14:textId="77777777" w:rsidR="00013D7E" w:rsidRDefault="00013D7E" w:rsidP="00EB38B7">
      <w:pPr>
        <w:spacing w:after="0" w:line="240" w:lineRule="auto"/>
      </w:pPr>
      <w:r>
        <w:separator/>
      </w:r>
    </w:p>
  </w:endnote>
  <w:endnote w:type="continuationSeparator" w:id="0">
    <w:p w14:paraId="5B7EC2FB" w14:textId="77777777" w:rsidR="00013D7E" w:rsidRDefault="00013D7E" w:rsidP="00EB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53235"/>
      <w:docPartObj>
        <w:docPartGallery w:val="Page Numbers (Bottom of Page)"/>
        <w:docPartUnique/>
      </w:docPartObj>
    </w:sdtPr>
    <w:sdtEndPr/>
    <w:sdtContent>
      <w:p w14:paraId="13372C23" w14:textId="41C56ECA" w:rsidR="00EB38B7" w:rsidRDefault="00EB38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9E4C3D" w14:textId="77777777" w:rsidR="00EB38B7" w:rsidRDefault="00EB3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F4AFC" w14:textId="77777777" w:rsidR="00013D7E" w:rsidRDefault="00013D7E" w:rsidP="00EB38B7">
      <w:pPr>
        <w:spacing w:after="0" w:line="240" w:lineRule="auto"/>
      </w:pPr>
      <w:r>
        <w:separator/>
      </w:r>
    </w:p>
  </w:footnote>
  <w:footnote w:type="continuationSeparator" w:id="0">
    <w:p w14:paraId="37382E30" w14:textId="77777777" w:rsidR="00013D7E" w:rsidRDefault="00013D7E" w:rsidP="00EB3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1E7"/>
    <w:multiLevelType w:val="hybridMultilevel"/>
    <w:tmpl w:val="BCD83F50"/>
    <w:lvl w:ilvl="0" w:tplc="E0FEE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355"/>
    <w:multiLevelType w:val="hybridMultilevel"/>
    <w:tmpl w:val="F9FE2B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2C823C7"/>
    <w:multiLevelType w:val="hybridMultilevel"/>
    <w:tmpl w:val="8C285F24"/>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E68"/>
    <w:multiLevelType w:val="hybridMultilevel"/>
    <w:tmpl w:val="7F00B13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7430D"/>
    <w:multiLevelType w:val="hybridMultilevel"/>
    <w:tmpl w:val="6212DA36"/>
    <w:lvl w:ilvl="0" w:tplc="8C32D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C31FA"/>
    <w:multiLevelType w:val="hybridMultilevel"/>
    <w:tmpl w:val="39B89BDA"/>
    <w:lvl w:ilvl="0" w:tplc="C6AAD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32A85"/>
    <w:multiLevelType w:val="hybridMultilevel"/>
    <w:tmpl w:val="D90898D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5977D6"/>
    <w:multiLevelType w:val="hybridMultilevel"/>
    <w:tmpl w:val="F1B683B2"/>
    <w:lvl w:ilvl="0" w:tplc="6D8E7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07080"/>
    <w:multiLevelType w:val="hybridMultilevel"/>
    <w:tmpl w:val="A692B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C76C3"/>
    <w:multiLevelType w:val="hybridMultilevel"/>
    <w:tmpl w:val="F668A39A"/>
    <w:lvl w:ilvl="0" w:tplc="D7D49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3"/>
  </w:num>
  <w:num w:numId="4">
    <w:abstractNumId w:val="1"/>
  </w:num>
  <w:num w:numId="5">
    <w:abstractNumId w:val="0"/>
  </w:num>
  <w:num w:numId="6">
    <w:abstractNumId w:val="9"/>
  </w:num>
  <w:num w:numId="7">
    <w:abstractNumId w:val="4"/>
  </w:num>
  <w:num w:numId="8">
    <w:abstractNumId w:val="7"/>
  </w:num>
  <w:num w:numId="9">
    <w:abstractNumId w:val="2"/>
  </w:num>
  <w:num w:numId="10">
    <w:abstractNumId w:val="5"/>
  </w:num>
  <w:num w:numId="11">
    <w:abstractNumId w:val="8"/>
  </w:num>
  <w:num w:numId="12">
    <w:abstractNumId w:val="10"/>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EL RABAH W ALDHAHERI">
    <w15:presenceInfo w15:providerId="None" w15:userId="WAEL RABAH W ALDHAH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00501"/>
    <w:rsid w:val="00013D7E"/>
    <w:rsid w:val="00023331"/>
    <w:rsid w:val="000236B3"/>
    <w:rsid w:val="000436CF"/>
    <w:rsid w:val="000546B5"/>
    <w:rsid w:val="0006691C"/>
    <w:rsid w:val="00070E2D"/>
    <w:rsid w:val="00072159"/>
    <w:rsid w:val="000B66B6"/>
    <w:rsid w:val="001113FE"/>
    <w:rsid w:val="00131E15"/>
    <w:rsid w:val="0013547D"/>
    <w:rsid w:val="001376C7"/>
    <w:rsid w:val="00147E9F"/>
    <w:rsid w:val="0015549B"/>
    <w:rsid w:val="001709D2"/>
    <w:rsid w:val="00183972"/>
    <w:rsid w:val="001D16C0"/>
    <w:rsid w:val="001E6B8F"/>
    <w:rsid w:val="00213FB2"/>
    <w:rsid w:val="002304B3"/>
    <w:rsid w:val="00244911"/>
    <w:rsid w:val="00252475"/>
    <w:rsid w:val="00264B0E"/>
    <w:rsid w:val="00272438"/>
    <w:rsid w:val="00282111"/>
    <w:rsid w:val="00283646"/>
    <w:rsid w:val="002914AE"/>
    <w:rsid w:val="00297B8B"/>
    <w:rsid w:val="002B7369"/>
    <w:rsid w:val="002D125B"/>
    <w:rsid w:val="002F27C0"/>
    <w:rsid w:val="00304EE3"/>
    <w:rsid w:val="003140A3"/>
    <w:rsid w:val="003334EE"/>
    <w:rsid w:val="00391174"/>
    <w:rsid w:val="00392C18"/>
    <w:rsid w:val="003B5FEB"/>
    <w:rsid w:val="003C0690"/>
    <w:rsid w:val="003D3E70"/>
    <w:rsid w:val="003E2282"/>
    <w:rsid w:val="00401C16"/>
    <w:rsid w:val="0040556D"/>
    <w:rsid w:val="004A3D33"/>
    <w:rsid w:val="004B3B53"/>
    <w:rsid w:val="004C1393"/>
    <w:rsid w:val="004C4CD3"/>
    <w:rsid w:val="004C6288"/>
    <w:rsid w:val="004F3070"/>
    <w:rsid w:val="004F6E84"/>
    <w:rsid w:val="005052E3"/>
    <w:rsid w:val="00515A21"/>
    <w:rsid w:val="00542528"/>
    <w:rsid w:val="005428F0"/>
    <w:rsid w:val="005639A5"/>
    <w:rsid w:val="005A12D4"/>
    <w:rsid w:val="005B1D0E"/>
    <w:rsid w:val="005B5354"/>
    <w:rsid w:val="005D35EA"/>
    <w:rsid w:val="005D550E"/>
    <w:rsid w:val="005F516D"/>
    <w:rsid w:val="0061267C"/>
    <w:rsid w:val="00636306"/>
    <w:rsid w:val="00653BAD"/>
    <w:rsid w:val="00654096"/>
    <w:rsid w:val="0066212C"/>
    <w:rsid w:val="00664AB6"/>
    <w:rsid w:val="006904D3"/>
    <w:rsid w:val="006A3435"/>
    <w:rsid w:val="006B689E"/>
    <w:rsid w:val="006D0A91"/>
    <w:rsid w:val="006D23CD"/>
    <w:rsid w:val="006D35F1"/>
    <w:rsid w:val="00717F11"/>
    <w:rsid w:val="00723E00"/>
    <w:rsid w:val="007407A7"/>
    <w:rsid w:val="00804248"/>
    <w:rsid w:val="008078F8"/>
    <w:rsid w:val="008130BA"/>
    <w:rsid w:val="0081343C"/>
    <w:rsid w:val="00852010"/>
    <w:rsid w:val="00875844"/>
    <w:rsid w:val="008D0896"/>
    <w:rsid w:val="008E01B1"/>
    <w:rsid w:val="008F6567"/>
    <w:rsid w:val="009023CB"/>
    <w:rsid w:val="009176F3"/>
    <w:rsid w:val="00952E31"/>
    <w:rsid w:val="00970789"/>
    <w:rsid w:val="00973126"/>
    <w:rsid w:val="0097483F"/>
    <w:rsid w:val="009A371A"/>
    <w:rsid w:val="009A44BA"/>
    <w:rsid w:val="009B1146"/>
    <w:rsid w:val="009C6787"/>
    <w:rsid w:val="009D4546"/>
    <w:rsid w:val="009E123B"/>
    <w:rsid w:val="00A20F70"/>
    <w:rsid w:val="00A22D4F"/>
    <w:rsid w:val="00A23770"/>
    <w:rsid w:val="00A661A3"/>
    <w:rsid w:val="00A97440"/>
    <w:rsid w:val="00AC3810"/>
    <w:rsid w:val="00AC63F8"/>
    <w:rsid w:val="00AC6B33"/>
    <w:rsid w:val="00AD6D5D"/>
    <w:rsid w:val="00AE0693"/>
    <w:rsid w:val="00AE7A0C"/>
    <w:rsid w:val="00B00AB5"/>
    <w:rsid w:val="00B426C8"/>
    <w:rsid w:val="00B46152"/>
    <w:rsid w:val="00B50C89"/>
    <w:rsid w:val="00B53121"/>
    <w:rsid w:val="00B550BB"/>
    <w:rsid w:val="00B62FF8"/>
    <w:rsid w:val="00B86CA9"/>
    <w:rsid w:val="00B975E8"/>
    <w:rsid w:val="00BA5127"/>
    <w:rsid w:val="00BF0B7E"/>
    <w:rsid w:val="00BF40EA"/>
    <w:rsid w:val="00C133D4"/>
    <w:rsid w:val="00C23079"/>
    <w:rsid w:val="00C37F1A"/>
    <w:rsid w:val="00C51661"/>
    <w:rsid w:val="00C80554"/>
    <w:rsid w:val="00C85422"/>
    <w:rsid w:val="00CA675E"/>
    <w:rsid w:val="00CC2CD5"/>
    <w:rsid w:val="00CD1067"/>
    <w:rsid w:val="00CD7546"/>
    <w:rsid w:val="00D35E47"/>
    <w:rsid w:val="00D44D20"/>
    <w:rsid w:val="00D5062D"/>
    <w:rsid w:val="00D57A24"/>
    <w:rsid w:val="00D77B2D"/>
    <w:rsid w:val="00D90176"/>
    <w:rsid w:val="00D93186"/>
    <w:rsid w:val="00DD0929"/>
    <w:rsid w:val="00DE7CDB"/>
    <w:rsid w:val="00DF00BD"/>
    <w:rsid w:val="00DF57C7"/>
    <w:rsid w:val="00E13865"/>
    <w:rsid w:val="00E15745"/>
    <w:rsid w:val="00E44A17"/>
    <w:rsid w:val="00E52502"/>
    <w:rsid w:val="00E637AD"/>
    <w:rsid w:val="00EA60D5"/>
    <w:rsid w:val="00EB38B7"/>
    <w:rsid w:val="00EC05E2"/>
    <w:rsid w:val="00EC726D"/>
    <w:rsid w:val="00EE1E67"/>
    <w:rsid w:val="00F13440"/>
    <w:rsid w:val="00F146D0"/>
    <w:rsid w:val="00F17D06"/>
    <w:rsid w:val="00F26546"/>
    <w:rsid w:val="00F44054"/>
    <w:rsid w:val="00F45626"/>
    <w:rsid w:val="00F56137"/>
    <w:rsid w:val="00F67687"/>
    <w:rsid w:val="00F94043"/>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B3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8B7"/>
    <w:rPr>
      <w:rFonts w:eastAsiaTheme="minorEastAsia"/>
    </w:rPr>
  </w:style>
  <w:style w:type="paragraph" w:styleId="Footer">
    <w:name w:val="footer"/>
    <w:basedOn w:val="Normal"/>
    <w:link w:val="FooterChar"/>
    <w:uiPriority w:val="99"/>
    <w:unhideWhenUsed/>
    <w:rsid w:val="00EB3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8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99305670">
      <w:bodyDiv w:val="1"/>
      <w:marLeft w:val="0"/>
      <w:marRight w:val="0"/>
      <w:marTop w:val="0"/>
      <w:marBottom w:val="0"/>
      <w:divBdr>
        <w:top w:val="none" w:sz="0" w:space="0" w:color="auto"/>
        <w:left w:val="none" w:sz="0" w:space="0" w:color="auto"/>
        <w:bottom w:val="none" w:sz="0" w:space="0" w:color="auto"/>
        <w:right w:val="none" w:sz="0" w:space="0" w:color="auto"/>
      </w:divBdr>
    </w:div>
    <w:div w:id="104157784">
      <w:bodyDiv w:val="1"/>
      <w:marLeft w:val="0"/>
      <w:marRight w:val="0"/>
      <w:marTop w:val="0"/>
      <w:marBottom w:val="0"/>
      <w:divBdr>
        <w:top w:val="none" w:sz="0" w:space="0" w:color="auto"/>
        <w:left w:val="none" w:sz="0" w:space="0" w:color="auto"/>
        <w:bottom w:val="none" w:sz="0" w:space="0" w:color="auto"/>
        <w:right w:val="none" w:sz="0" w:space="0" w:color="auto"/>
      </w:divBdr>
    </w:div>
    <w:div w:id="206525505">
      <w:bodyDiv w:val="1"/>
      <w:marLeft w:val="0"/>
      <w:marRight w:val="0"/>
      <w:marTop w:val="0"/>
      <w:marBottom w:val="0"/>
      <w:divBdr>
        <w:top w:val="none" w:sz="0" w:space="0" w:color="auto"/>
        <w:left w:val="none" w:sz="0" w:space="0" w:color="auto"/>
        <w:bottom w:val="none" w:sz="0" w:space="0" w:color="auto"/>
        <w:right w:val="none" w:sz="0" w:space="0" w:color="auto"/>
      </w:divBdr>
    </w:div>
    <w:div w:id="313723744">
      <w:bodyDiv w:val="1"/>
      <w:marLeft w:val="0"/>
      <w:marRight w:val="0"/>
      <w:marTop w:val="0"/>
      <w:marBottom w:val="0"/>
      <w:divBdr>
        <w:top w:val="none" w:sz="0" w:space="0" w:color="auto"/>
        <w:left w:val="none" w:sz="0" w:space="0" w:color="auto"/>
        <w:bottom w:val="none" w:sz="0" w:space="0" w:color="auto"/>
        <w:right w:val="none" w:sz="0" w:space="0" w:color="auto"/>
      </w:divBdr>
    </w:div>
    <w:div w:id="347950473">
      <w:bodyDiv w:val="1"/>
      <w:marLeft w:val="0"/>
      <w:marRight w:val="0"/>
      <w:marTop w:val="0"/>
      <w:marBottom w:val="0"/>
      <w:divBdr>
        <w:top w:val="none" w:sz="0" w:space="0" w:color="auto"/>
        <w:left w:val="none" w:sz="0" w:space="0" w:color="auto"/>
        <w:bottom w:val="none" w:sz="0" w:space="0" w:color="auto"/>
        <w:right w:val="none" w:sz="0" w:space="0" w:color="auto"/>
      </w:divBdr>
    </w:div>
    <w:div w:id="374354054">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626424637">
      <w:bodyDiv w:val="1"/>
      <w:marLeft w:val="0"/>
      <w:marRight w:val="0"/>
      <w:marTop w:val="0"/>
      <w:marBottom w:val="0"/>
      <w:divBdr>
        <w:top w:val="none" w:sz="0" w:space="0" w:color="auto"/>
        <w:left w:val="none" w:sz="0" w:space="0" w:color="auto"/>
        <w:bottom w:val="none" w:sz="0" w:space="0" w:color="auto"/>
        <w:right w:val="none" w:sz="0" w:space="0" w:color="auto"/>
      </w:divBdr>
    </w:div>
    <w:div w:id="777145938">
      <w:bodyDiv w:val="1"/>
      <w:marLeft w:val="0"/>
      <w:marRight w:val="0"/>
      <w:marTop w:val="0"/>
      <w:marBottom w:val="0"/>
      <w:divBdr>
        <w:top w:val="none" w:sz="0" w:space="0" w:color="auto"/>
        <w:left w:val="none" w:sz="0" w:space="0" w:color="auto"/>
        <w:bottom w:val="none" w:sz="0" w:space="0" w:color="auto"/>
        <w:right w:val="none" w:sz="0" w:space="0" w:color="auto"/>
      </w:divBdr>
    </w:div>
    <w:div w:id="903565873">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986126438">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259555978">
      <w:bodyDiv w:val="1"/>
      <w:marLeft w:val="0"/>
      <w:marRight w:val="0"/>
      <w:marTop w:val="0"/>
      <w:marBottom w:val="0"/>
      <w:divBdr>
        <w:top w:val="none" w:sz="0" w:space="0" w:color="auto"/>
        <w:left w:val="none" w:sz="0" w:space="0" w:color="auto"/>
        <w:bottom w:val="none" w:sz="0" w:space="0" w:color="auto"/>
        <w:right w:val="none" w:sz="0" w:space="0" w:color="auto"/>
      </w:divBdr>
    </w:div>
    <w:div w:id="1342969656">
      <w:bodyDiv w:val="1"/>
      <w:marLeft w:val="0"/>
      <w:marRight w:val="0"/>
      <w:marTop w:val="0"/>
      <w:marBottom w:val="0"/>
      <w:divBdr>
        <w:top w:val="none" w:sz="0" w:space="0" w:color="auto"/>
        <w:left w:val="none" w:sz="0" w:space="0" w:color="auto"/>
        <w:bottom w:val="none" w:sz="0" w:space="0" w:color="auto"/>
        <w:right w:val="none" w:sz="0" w:space="0" w:color="auto"/>
      </w:divBdr>
    </w:div>
    <w:div w:id="1345933725">
      <w:bodyDiv w:val="1"/>
      <w:marLeft w:val="0"/>
      <w:marRight w:val="0"/>
      <w:marTop w:val="0"/>
      <w:marBottom w:val="0"/>
      <w:divBdr>
        <w:top w:val="none" w:sz="0" w:space="0" w:color="auto"/>
        <w:left w:val="none" w:sz="0" w:space="0" w:color="auto"/>
        <w:bottom w:val="none" w:sz="0" w:space="0" w:color="auto"/>
        <w:right w:val="none" w:sz="0" w:space="0" w:color="auto"/>
      </w:divBdr>
    </w:div>
    <w:div w:id="1375617537">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39450209">
      <w:bodyDiv w:val="1"/>
      <w:marLeft w:val="0"/>
      <w:marRight w:val="0"/>
      <w:marTop w:val="0"/>
      <w:marBottom w:val="0"/>
      <w:divBdr>
        <w:top w:val="none" w:sz="0" w:space="0" w:color="auto"/>
        <w:left w:val="none" w:sz="0" w:space="0" w:color="auto"/>
        <w:bottom w:val="none" w:sz="0" w:space="0" w:color="auto"/>
        <w:right w:val="none" w:sz="0" w:space="0" w:color="auto"/>
      </w:divBdr>
    </w:div>
    <w:div w:id="1460562530">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
    <w:div w:id="1624267231">
      <w:bodyDiv w:val="1"/>
      <w:marLeft w:val="0"/>
      <w:marRight w:val="0"/>
      <w:marTop w:val="0"/>
      <w:marBottom w:val="0"/>
      <w:divBdr>
        <w:top w:val="none" w:sz="0" w:space="0" w:color="auto"/>
        <w:left w:val="none" w:sz="0" w:space="0" w:color="auto"/>
        <w:bottom w:val="none" w:sz="0" w:space="0" w:color="auto"/>
        <w:right w:val="none" w:sz="0" w:space="0" w:color="auto"/>
      </w:divBdr>
    </w:div>
    <w:div w:id="1624925666">
      <w:bodyDiv w:val="1"/>
      <w:marLeft w:val="0"/>
      <w:marRight w:val="0"/>
      <w:marTop w:val="0"/>
      <w:marBottom w:val="0"/>
      <w:divBdr>
        <w:top w:val="none" w:sz="0" w:space="0" w:color="auto"/>
        <w:left w:val="none" w:sz="0" w:space="0" w:color="auto"/>
        <w:bottom w:val="none" w:sz="0" w:space="0" w:color="auto"/>
        <w:right w:val="none" w:sz="0" w:space="0" w:color="auto"/>
      </w:divBdr>
    </w:div>
    <w:div w:id="1647276831">
      <w:bodyDiv w:val="1"/>
      <w:marLeft w:val="0"/>
      <w:marRight w:val="0"/>
      <w:marTop w:val="0"/>
      <w:marBottom w:val="0"/>
      <w:divBdr>
        <w:top w:val="none" w:sz="0" w:space="0" w:color="auto"/>
        <w:left w:val="none" w:sz="0" w:space="0" w:color="auto"/>
        <w:bottom w:val="none" w:sz="0" w:space="0" w:color="auto"/>
        <w:right w:val="none" w:sz="0" w:space="0" w:color="auto"/>
      </w:divBdr>
    </w:div>
    <w:div w:id="1659531580">
      <w:bodyDiv w:val="1"/>
      <w:marLeft w:val="0"/>
      <w:marRight w:val="0"/>
      <w:marTop w:val="0"/>
      <w:marBottom w:val="0"/>
      <w:divBdr>
        <w:top w:val="none" w:sz="0" w:space="0" w:color="auto"/>
        <w:left w:val="none" w:sz="0" w:space="0" w:color="auto"/>
        <w:bottom w:val="none" w:sz="0" w:space="0" w:color="auto"/>
        <w:right w:val="none" w:sz="0" w:space="0" w:color="auto"/>
      </w:divBdr>
    </w:div>
    <w:div w:id="1758474495">
      <w:bodyDiv w:val="1"/>
      <w:marLeft w:val="0"/>
      <w:marRight w:val="0"/>
      <w:marTop w:val="0"/>
      <w:marBottom w:val="0"/>
      <w:divBdr>
        <w:top w:val="none" w:sz="0" w:space="0" w:color="auto"/>
        <w:left w:val="none" w:sz="0" w:space="0" w:color="auto"/>
        <w:bottom w:val="none" w:sz="0" w:space="0" w:color="auto"/>
        <w:right w:val="none" w:sz="0" w:space="0" w:color="auto"/>
      </w:divBdr>
    </w:div>
    <w:div w:id="2050910273">
      <w:bodyDiv w:val="1"/>
      <w:marLeft w:val="0"/>
      <w:marRight w:val="0"/>
      <w:marTop w:val="0"/>
      <w:marBottom w:val="0"/>
      <w:divBdr>
        <w:top w:val="none" w:sz="0" w:space="0" w:color="auto"/>
        <w:left w:val="none" w:sz="0" w:space="0" w:color="auto"/>
        <w:bottom w:val="none" w:sz="0" w:space="0" w:color="auto"/>
        <w:right w:val="none" w:sz="0" w:space="0" w:color="auto"/>
      </w:divBdr>
    </w:div>
    <w:div w:id="21201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TotalTime>
  <Pages>12</Pages>
  <Words>2531</Words>
  <Characters>14429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WAEL RABAH W ALDHAHERI</cp:lastModifiedBy>
  <cp:revision>164</cp:revision>
  <dcterms:created xsi:type="dcterms:W3CDTF">2021-09-27T13:28:00Z</dcterms:created>
  <dcterms:modified xsi:type="dcterms:W3CDTF">2021-09-28T19:25:00Z</dcterms:modified>
</cp:coreProperties>
</file>