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C47879" w14:textId="108D4C75" w:rsidR="00147E9F" w:rsidRPr="004A3D33" w:rsidRDefault="00147E9F" w:rsidP="00147E9F">
      <w:pPr>
        <w:pStyle w:val="BodyText"/>
        <w:spacing w:before="10"/>
        <w:jc w:val="center"/>
        <w:rPr>
          <w:rFonts w:asciiTheme="majorBidi" w:hAnsiTheme="majorBidi" w:cstheme="majorBidi"/>
          <w:sz w:val="36"/>
          <w:szCs w:val="36"/>
        </w:rPr>
      </w:pPr>
      <w:r w:rsidRPr="004A3D33">
        <w:rPr>
          <w:rFonts w:asciiTheme="majorBidi" w:hAnsiTheme="majorBidi" w:cstheme="majorBidi"/>
          <w:sz w:val="36"/>
          <w:szCs w:val="36"/>
          <w:rtl/>
        </w:rPr>
        <w:t>بسم الله الرحمن الرحيم</w:t>
      </w:r>
    </w:p>
    <w:p w14:paraId="3B4EB058" w14:textId="77777777" w:rsidR="00147E9F" w:rsidRPr="004A3D33" w:rsidRDefault="00147E9F" w:rsidP="00147E9F">
      <w:pPr>
        <w:pStyle w:val="BodyText"/>
        <w:spacing w:before="10"/>
        <w:rPr>
          <w:rFonts w:asciiTheme="majorBidi" w:hAnsiTheme="majorBidi" w:cstheme="majorBidi"/>
          <w:sz w:val="9"/>
          <w:rtl/>
        </w:rPr>
      </w:pPr>
      <w:r w:rsidRPr="004A3D33">
        <w:rPr>
          <w:rFonts w:asciiTheme="majorBidi" w:hAnsiTheme="majorBidi" w:cstheme="majorBidi"/>
          <w:noProof/>
          <w:rtl/>
        </w:rPr>
        <w:drawing>
          <wp:anchor distT="0" distB="0" distL="0" distR="0" simplePos="0" relativeHeight="251659264" behindDoc="0" locked="0" layoutInCell="1" allowOverlap="1" wp14:anchorId="7D3B6B7B" wp14:editId="6B97506E">
            <wp:simplePos x="0" y="0"/>
            <wp:positionH relativeFrom="page">
              <wp:posOffset>2802890</wp:posOffset>
            </wp:positionH>
            <wp:positionV relativeFrom="paragraph">
              <wp:posOffset>97155</wp:posOffset>
            </wp:positionV>
            <wp:extent cx="2179320" cy="2889250"/>
            <wp:effectExtent l="0" t="0" r="0" b="6350"/>
            <wp:wrapTopAndBottom/>
            <wp:docPr id="130" name="Picture 130" descr="Image result for kau&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descr="Image result for kau&quo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9320" cy="2889250"/>
                    </a:xfrm>
                    <a:prstGeom prst="rect">
                      <a:avLst/>
                    </a:prstGeom>
                    <a:noFill/>
                  </pic:spPr>
                </pic:pic>
              </a:graphicData>
            </a:graphic>
            <wp14:sizeRelH relativeFrom="page">
              <wp14:pctWidth>0</wp14:pctWidth>
            </wp14:sizeRelH>
            <wp14:sizeRelV relativeFrom="page">
              <wp14:pctHeight>0</wp14:pctHeight>
            </wp14:sizeRelV>
          </wp:anchor>
        </w:drawing>
      </w:r>
    </w:p>
    <w:p w14:paraId="54CFF982" w14:textId="2A34BEE7" w:rsidR="00147E9F" w:rsidRPr="004A3D33" w:rsidRDefault="00147E9F" w:rsidP="00147E9F">
      <w:pPr>
        <w:jc w:val="center"/>
        <w:rPr>
          <w:rFonts w:asciiTheme="majorBidi" w:hAnsiTheme="majorBidi" w:cstheme="majorBidi"/>
          <w:color w:val="2F5496" w:themeColor="accent1" w:themeShade="BF"/>
          <w:sz w:val="36"/>
          <w:szCs w:val="36"/>
        </w:rPr>
      </w:pPr>
      <w:bookmarkStart w:id="0" w:name="_Toc64849983"/>
      <w:r w:rsidRPr="004A3D33">
        <w:rPr>
          <w:rFonts w:asciiTheme="majorBidi" w:hAnsiTheme="majorBidi" w:cstheme="majorBidi"/>
          <w:color w:val="2F5496" w:themeColor="accent1" w:themeShade="BF"/>
          <w:sz w:val="36"/>
          <w:szCs w:val="36"/>
        </w:rPr>
        <w:t xml:space="preserve">King Abdulaziz University - Faculty of Engineering – </w:t>
      </w:r>
      <w:bookmarkEnd w:id="0"/>
      <w:r w:rsidRPr="004A3D33">
        <w:rPr>
          <w:rFonts w:asciiTheme="majorBidi" w:hAnsiTheme="majorBidi" w:cstheme="majorBidi"/>
          <w:color w:val="2F5496" w:themeColor="accent1" w:themeShade="BF"/>
          <w:sz w:val="36"/>
          <w:szCs w:val="36"/>
        </w:rPr>
        <w:t>EE-499</w:t>
      </w:r>
    </w:p>
    <w:p w14:paraId="49A3CC63" w14:textId="77777777" w:rsidR="00147E9F" w:rsidRPr="004A3D33" w:rsidRDefault="00147E9F" w:rsidP="00147E9F">
      <w:pPr>
        <w:pStyle w:val="BodyText"/>
        <w:ind w:left="111"/>
        <w:rPr>
          <w:rFonts w:asciiTheme="majorBidi" w:hAnsiTheme="majorBidi" w:cstheme="majorBidi"/>
          <w:sz w:val="2"/>
        </w:rPr>
      </w:pPr>
      <w:r w:rsidRPr="004A3D33">
        <w:rPr>
          <w:rFonts w:asciiTheme="majorBidi" w:hAnsiTheme="majorBidi" w:cstheme="majorBidi"/>
          <w:noProof/>
        </w:rPr>
        <mc:AlternateContent>
          <mc:Choice Requires="wpg">
            <w:drawing>
              <wp:inline distT="0" distB="0" distL="0" distR="0" wp14:anchorId="26F58AD1" wp14:editId="34DB3B55">
                <wp:extent cx="5981065" cy="18415"/>
                <wp:effectExtent l="0" t="0" r="635" b="635"/>
                <wp:docPr id="128"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18415"/>
                          <a:chOff x="0" y="0"/>
                          <a:chExt cx="9419" cy="29"/>
                        </a:xfrm>
                      </wpg:grpSpPr>
                      <wps:wsp>
                        <wps:cNvPr id="129" name="Rectangle 34"/>
                        <wps:cNvSpPr>
                          <a:spLocks noChangeArrowheads="1"/>
                        </wps:cNvSpPr>
                        <wps:spPr bwMode="auto">
                          <a:xfrm>
                            <a:off x="0" y="0"/>
                            <a:ext cx="9419" cy="2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7A5FEE" id="Group 128" o:spid="_x0000_s1026" style="width:470.95pt;height:1.45pt;mso-position-horizontal-relative:char;mso-position-vertical-relative:line" coordsize="941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8qWAIAAC4FAAAOAAAAZHJzL2Uyb0RvYy54bWykVNuO0zAQfUfiHyy/0zSlXdqo6WrVZSuk&#10;BVYsfIDrOBeReMzYbVq+nrGd7ZaueFnyEHk8F585x+Pl9aFr2V6hbUDnPB2NOVNaQtHoKuc/vt+9&#10;m3NmndCFaEGrnB+V5dert2+WvcnUBGpoC4WMimib9SbntXMmSxIra9UJOwKjNDlLwE44MrFKChQ9&#10;Ve/aZDIeXyU9YGEQpLKWdm+jk69C/bJU0n0tS6sca3NO2Fz4Y/hv/T9ZLUVWoTB1IwcY4hUoOtFo&#10;OvRU6lY4wXbYvCjVNRLBQulGEroEyrKRKvRA3aTji242CDsTeqmyvjInmojaC55eXVZ+2T8gawrS&#10;bkJSadGRSOFc5jeInt5UGUVt0DyaB4w90vIe5E9L7uTS7+0qBrNt/xkKKih2DgI9hxI7X4IaZ4eg&#10;wvGkgjo4Jmlztpin46sZZ5J86XyazqJKsiYpX2TJ+uOQt5imi5g0WfiMRGTxuABxgOT7oZtmn8m0&#10;/0fmYy2MChpZT9OJTIISyfxGd1DoqlXs/TTyGQKfyLSRSaZhXVOYukGEvlaiIFxpaMMDpsoxwRuW&#10;dHgdtf+kSGQGrdso6Jhf5BwJdVBM7O+ti2w+hXgBLbRNcde0bTCw2q5bZHvhpyx8gwB/hbXaB2vw&#10;abGi3yF1YktRmi0UR2oPIY4qPS20qAF/c9bTmObc/toJVJy1nzRRtEinUz/XwZjOPkzIwHPP9twj&#10;tKRSOXecxeXaxbdgZ7CpajopDU1ruKEbWzahcY8vohrA0u0Z7j0NZbhnwwPip/7cDlHPz9zqDwAA&#10;AP//AwBQSwMEFAAGAAgAAAAhALHg9b3cAAAAAwEAAA8AAABkcnMvZG93bnJldi54bWxMj0FrwkAQ&#10;he+F/odlCr3VTbSVJmYjIrYnKVSF4m3MjkkwOxuyaxL/fbe9tJeBx3u89022HE0jeupcbVlBPIlA&#10;EBdW11wqOOzfnl5BOI+ssbFMCm7kYJnf32WYajvwJ/U7X4pQwi5FBZX3bSqlKyoy6Ca2JQ7e2XYG&#10;fZBdKXWHQyg3jZxG0VwarDksVNjSuqLisrsaBe8DDqtZvOm3l/P6dty/fHxtY1Lq8WFcLUB4Gv1f&#10;GH7wAzrkgelkr6ydaBSER/zvDV7yHCcgTgqmCcg8k//Z828AAAD//wMAUEsBAi0AFAAGAAgAAAAh&#10;ALaDOJL+AAAA4QEAABMAAAAAAAAAAAAAAAAAAAAAAFtDb250ZW50X1R5cGVzXS54bWxQSwECLQAU&#10;AAYACAAAACEAOP0h/9YAAACUAQAACwAAAAAAAAAAAAAAAAAvAQAAX3JlbHMvLnJlbHNQSwECLQAU&#10;AAYACAAAACEAO3xPKlgCAAAuBQAADgAAAAAAAAAAAAAAAAAuAgAAZHJzL2Uyb0RvYy54bWxQSwEC&#10;LQAUAAYACAAAACEAseD1vdwAAAADAQAADwAAAAAAAAAAAAAAAACyBAAAZHJzL2Rvd25yZXYueG1s&#10;UEsFBgAAAAAEAAQA8wAAALsFAAAAAA==&#10;">
                <v:rect id="Rectangle 34" o:spid="_x0000_s1027" style="position:absolute;width:9419;height: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bQwwAAANwAAAAPAAAAZHJzL2Rvd25yZXYueG1sRE9LawIx&#10;EL4L/ocwQm+a7dIW3RpFBcFLwdeh3sbNdHdxM1mTqKu/vhEKvc3H95zxtDW1uJLzlWUFr4MEBHFu&#10;dcWFgv1u2R+C8AFZY22ZFNzJw3TS7Ywx0/bGG7puQyFiCPsMFZQhNJmUPi/JoB/YhjhyP9YZDBG6&#10;QmqHtxhuapkmyYc0WHFsKLGhRUn5aXsxCuaj4fy8fuOvx+Z4oMP38fSeukSpl147+wQRqA3/4j/3&#10;Ssf56Qiez8QL5OQXAAD//wMAUEsBAi0AFAAGAAgAAAAhANvh9svuAAAAhQEAABMAAAAAAAAAAAAA&#10;AAAAAAAAAFtDb250ZW50X1R5cGVzXS54bWxQSwECLQAUAAYACAAAACEAWvQsW78AAAAVAQAACwAA&#10;AAAAAAAAAAAAAAAfAQAAX3JlbHMvLnJlbHNQSwECLQAUAAYACAAAACEAiiKm0MMAAADcAAAADwAA&#10;AAAAAAAAAAAAAAAHAgAAZHJzL2Rvd25yZXYueG1sUEsFBgAAAAADAAMAtwAAAPcCAAAAAA==&#10;" fillcolor="black" stroked="f"/>
                <w10:anchorlock/>
              </v:group>
            </w:pict>
          </mc:Fallback>
        </mc:AlternateContent>
      </w:r>
    </w:p>
    <w:p w14:paraId="15ACB8A6" w14:textId="6616F367"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Senior </w:t>
      </w:r>
      <w:r w:rsidR="004C1393" w:rsidRPr="004A3D33">
        <w:rPr>
          <w:rFonts w:asciiTheme="majorBidi" w:hAnsiTheme="majorBidi" w:cstheme="majorBidi"/>
          <w:b/>
          <w:sz w:val="40"/>
        </w:rPr>
        <w:t>Design Project</w:t>
      </w:r>
    </w:p>
    <w:p w14:paraId="2BE4DBD7" w14:textId="7652C728" w:rsidR="00147E9F" w:rsidRPr="004A3D33" w:rsidRDefault="00147E9F" w:rsidP="00147E9F">
      <w:pPr>
        <w:spacing w:before="228"/>
        <w:ind w:left="1698" w:right="2118"/>
        <w:jc w:val="center"/>
        <w:rPr>
          <w:rFonts w:asciiTheme="majorBidi" w:hAnsiTheme="majorBidi" w:cstheme="majorBidi"/>
          <w:b/>
          <w:sz w:val="40"/>
        </w:rPr>
      </w:pPr>
      <w:r w:rsidRPr="004A3D33">
        <w:rPr>
          <w:rFonts w:asciiTheme="majorBidi" w:hAnsiTheme="majorBidi" w:cstheme="majorBidi"/>
          <w:b/>
          <w:sz w:val="40"/>
        </w:rPr>
        <w:t xml:space="preserve"> Report #1</w:t>
      </w:r>
    </w:p>
    <w:p w14:paraId="05D293D6" w14:textId="5B4ACE4B" w:rsidR="00147E9F" w:rsidRPr="004A3D33" w:rsidRDefault="00147E9F" w:rsidP="00147E9F">
      <w:pPr>
        <w:spacing w:before="228"/>
        <w:ind w:left="1698" w:right="2118"/>
        <w:jc w:val="center"/>
        <w:rPr>
          <w:rFonts w:asciiTheme="majorBidi" w:hAnsiTheme="majorBidi" w:cstheme="majorBidi"/>
          <w:b/>
          <w:sz w:val="32"/>
          <w:szCs w:val="18"/>
        </w:rPr>
      </w:pPr>
      <w:r w:rsidRPr="004A3D33">
        <w:rPr>
          <w:rFonts w:asciiTheme="majorBidi" w:hAnsiTheme="majorBidi" w:cstheme="majorBidi"/>
          <w:sz w:val="32"/>
          <w:szCs w:val="18"/>
        </w:rPr>
        <w:t>Project Charter</w:t>
      </w:r>
    </w:p>
    <w:p w14:paraId="7A7E2C37" w14:textId="6021FB1E" w:rsidR="00147E9F" w:rsidRPr="004A3D33" w:rsidRDefault="00147E9F" w:rsidP="00147E9F">
      <w:pPr>
        <w:spacing w:before="379"/>
        <w:ind w:left="1701" w:right="2118"/>
        <w:jc w:val="center"/>
        <w:rPr>
          <w:rFonts w:asciiTheme="majorBidi" w:hAnsiTheme="majorBidi" w:cstheme="majorBidi"/>
          <w:sz w:val="32"/>
        </w:rPr>
      </w:pPr>
      <w:r w:rsidRPr="004A3D33">
        <w:rPr>
          <w:rFonts w:asciiTheme="majorBidi" w:hAnsiTheme="majorBidi" w:cstheme="majorBidi"/>
          <w:sz w:val="32"/>
        </w:rPr>
        <w:t>Team#3</w:t>
      </w:r>
    </w:p>
    <w:p w14:paraId="12AB948E" w14:textId="419CA6C5" w:rsidR="0006691C" w:rsidRPr="004A3D33" w:rsidRDefault="0006691C" w:rsidP="001E6B8F">
      <w:pPr>
        <w:spacing w:before="379"/>
        <w:ind w:left="1701" w:right="2118"/>
        <w:jc w:val="center"/>
        <w:rPr>
          <w:rFonts w:asciiTheme="majorBidi" w:hAnsiTheme="majorBidi" w:cstheme="majorBidi"/>
          <w:sz w:val="32"/>
        </w:rPr>
      </w:pPr>
      <w:r w:rsidRPr="004A3D33">
        <w:rPr>
          <w:rFonts w:asciiTheme="majorBidi" w:hAnsiTheme="majorBidi" w:cstheme="majorBidi"/>
          <w:sz w:val="32"/>
        </w:rPr>
        <w:t xml:space="preserve">Advisor: </w:t>
      </w:r>
      <w:proofErr w:type="spellStart"/>
      <w:proofErr w:type="gramStart"/>
      <w:r w:rsidRPr="004A3D33">
        <w:rPr>
          <w:rFonts w:asciiTheme="majorBidi" w:hAnsiTheme="majorBidi" w:cstheme="majorBidi"/>
          <w:sz w:val="32"/>
        </w:rPr>
        <w:t>Dr.Muhammed</w:t>
      </w:r>
      <w:proofErr w:type="spellEnd"/>
      <w:proofErr w:type="gramEnd"/>
      <w:r w:rsidRPr="004A3D33">
        <w:rPr>
          <w:rFonts w:asciiTheme="majorBidi" w:hAnsiTheme="majorBidi" w:cstheme="majorBidi"/>
          <w:sz w:val="32"/>
        </w:rPr>
        <w:t xml:space="preserve"> Bilal</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26"/>
        <w:gridCol w:w="4363"/>
        <w:gridCol w:w="4366"/>
      </w:tblGrid>
      <w:tr w:rsidR="00147E9F" w:rsidRPr="004A3D33" w14:paraId="5F5D986F" w14:textId="77777777" w:rsidTr="00DC1A2B">
        <w:trPr>
          <w:trHeight w:val="383"/>
          <w:jc w:val="center"/>
        </w:trPr>
        <w:tc>
          <w:tcPr>
            <w:tcW w:w="626" w:type="dxa"/>
            <w:tcBorders>
              <w:top w:val="single" w:sz="4" w:space="0" w:color="000000"/>
              <w:left w:val="single" w:sz="4" w:space="0" w:color="000000"/>
              <w:bottom w:val="single" w:sz="4" w:space="0" w:color="000000"/>
              <w:right w:val="single" w:sz="4" w:space="0" w:color="000000"/>
            </w:tcBorders>
            <w:shd w:val="clear" w:color="auto" w:fill="4471C4"/>
            <w:hideMark/>
          </w:tcPr>
          <w:p w14:paraId="55733204" w14:textId="77777777" w:rsidR="00147E9F" w:rsidRPr="004A3D33" w:rsidRDefault="00147E9F" w:rsidP="00DC1A2B">
            <w:pPr>
              <w:pStyle w:val="TableParagraph"/>
              <w:spacing w:before="30"/>
              <w:ind w:left="133" w:right="119"/>
              <w:jc w:val="center"/>
              <w:rPr>
                <w:rFonts w:asciiTheme="majorBidi" w:hAnsiTheme="majorBidi" w:cstheme="majorBidi"/>
                <w:b/>
                <w:sz w:val="20"/>
              </w:rPr>
            </w:pPr>
            <w:r w:rsidRPr="004A3D33">
              <w:rPr>
                <w:rFonts w:asciiTheme="majorBidi" w:hAnsiTheme="majorBidi" w:cstheme="majorBidi"/>
                <w:b/>
                <w:color w:val="F1F1F1"/>
                <w:sz w:val="20"/>
              </w:rPr>
              <w:t>No.</w:t>
            </w:r>
          </w:p>
        </w:tc>
        <w:tc>
          <w:tcPr>
            <w:tcW w:w="8729" w:type="dxa"/>
            <w:gridSpan w:val="2"/>
            <w:tcBorders>
              <w:top w:val="single" w:sz="4" w:space="0" w:color="000000"/>
              <w:left w:val="single" w:sz="4" w:space="0" w:color="000000"/>
              <w:bottom w:val="single" w:sz="4" w:space="0" w:color="000000"/>
              <w:right w:val="single" w:sz="4" w:space="0" w:color="000000"/>
            </w:tcBorders>
            <w:shd w:val="clear" w:color="auto" w:fill="4471C4"/>
            <w:hideMark/>
          </w:tcPr>
          <w:p w14:paraId="3F529CFE" w14:textId="77777777" w:rsidR="00147E9F" w:rsidRPr="004A3D33" w:rsidRDefault="00147E9F" w:rsidP="00DC1A2B">
            <w:pPr>
              <w:pStyle w:val="TableParagraph"/>
              <w:spacing w:before="38"/>
              <w:ind w:left="3881" w:right="3877"/>
              <w:jc w:val="center"/>
              <w:rPr>
                <w:rFonts w:asciiTheme="majorBidi" w:hAnsiTheme="majorBidi" w:cstheme="majorBidi"/>
                <w:b/>
                <w:sz w:val="24"/>
              </w:rPr>
            </w:pPr>
            <w:r w:rsidRPr="004A3D33">
              <w:rPr>
                <w:rFonts w:asciiTheme="majorBidi" w:hAnsiTheme="majorBidi" w:cstheme="majorBidi"/>
                <w:b/>
                <w:color w:val="F1F1F1"/>
                <w:sz w:val="24"/>
              </w:rPr>
              <w:t>Member</w:t>
            </w:r>
          </w:p>
        </w:tc>
      </w:tr>
      <w:tr w:rsidR="00147E9F" w:rsidRPr="004A3D33" w14:paraId="7ABB9BCF"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4ADC433"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1</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394CA541" w14:textId="77777777" w:rsidR="00147E9F" w:rsidRPr="004A3D33" w:rsidRDefault="00147E9F" w:rsidP="00DC1A2B">
            <w:pPr>
              <w:pStyle w:val="TableParagraph"/>
              <w:spacing w:before="38"/>
              <w:ind w:left="105"/>
              <w:rPr>
                <w:rFonts w:asciiTheme="majorBidi" w:hAnsiTheme="majorBidi" w:cstheme="majorBidi"/>
              </w:rPr>
            </w:pPr>
            <w:proofErr w:type="spellStart"/>
            <w:r w:rsidRPr="004A3D33">
              <w:rPr>
                <w:rFonts w:asciiTheme="majorBidi" w:hAnsiTheme="majorBidi" w:cstheme="majorBidi"/>
              </w:rPr>
              <w:t>Muhannad</w:t>
            </w:r>
            <w:proofErr w:type="spellEnd"/>
            <w:r w:rsidRPr="004A3D33">
              <w:rPr>
                <w:rFonts w:asciiTheme="majorBidi" w:hAnsiTheme="majorBidi" w:cstheme="majorBidi"/>
              </w:rPr>
              <w:t xml:space="preserve"> Saeed Alghamdi</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4C6C8874" w14:textId="7A84870D" w:rsidR="00147E9F" w:rsidRPr="004A3D33" w:rsidRDefault="009176F3"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F21_T03_M1_1846525</w:t>
            </w:r>
          </w:p>
        </w:tc>
      </w:tr>
      <w:tr w:rsidR="00147E9F" w:rsidRPr="004A3D33" w14:paraId="7329E248"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0A5553F5" w14:textId="77777777" w:rsidR="00147E9F" w:rsidRPr="004A3D33" w:rsidRDefault="00147E9F" w:rsidP="00DC1A2B">
            <w:pPr>
              <w:pStyle w:val="TableParagraph"/>
              <w:spacing w:before="33"/>
              <w:ind w:left="4"/>
              <w:jc w:val="center"/>
              <w:rPr>
                <w:rFonts w:asciiTheme="majorBidi" w:hAnsiTheme="majorBidi" w:cstheme="majorBidi"/>
                <w:b/>
                <w:sz w:val="20"/>
              </w:rPr>
            </w:pPr>
            <w:r w:rsidRPr="004A3D33">
              <w:rPr>
                <w:rFonts w:asciiTheme="majorBidi" w:hAnsiTheme="majorBidi" w:cstheme="majorBidi"/>
                <w:b/>
                <w:sz w:val="20"/>
              </w:rPr>
              <w:t>2</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068285F2" w14:textId="77777777" w:rsidR="00147E9F" w:rsidRPr="004A3D33" w:rsidRDefault="00147E9F" w:rsidP="00DC1A2B">
            <w:pPr>
              <w:pStyle w:val="TableParagraph"/>
              <w:spacing w:before="38"/>
              <w:ind w:left="105"/>
              <w:rPr>
                <w:rFonts w:asciiTheme="majorBidi" w:hAnsiTheme="majorBidi" w:cstheme="majorBidi"/>
              </w:rPr>
            </w:pPr>
            <w:r w:rsidRPr="004A3D33">
              <w:rPr>
                <w:rFonts w:asciiTheme="majorBidi" w:hAnsiTheme="majorBidi" w:cstheme="majorBidi"/>
              </w:rPr>
              <w:t>Sulaiman Abdullah Abbas</w:t>
            </w:r>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8594145" w14:textId="33F3B782"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F21_T03_M2_1845862</w:t>
            </w:r>
          </w:p>
        </w:tc>
      </w:tr>
      <w:tr w:rsidR="00147E9F" w:rsidRPr="004A3D33" w14:paraId="4FBF6967" w14:textId="77777777" w:rsidTr="00DC1A2B">
        <w:trPr>
          <w:trHeight w:val="364"/>
          <w:jc w:val="center"/>
        </w:trPr>
        <w:tc>
          <w:tcPr>
            <w:tcW w:w="626" w:type="dxa"/>
            <w:tcBorders>
              <w:top w:val="single" w:sz="4" w:space="0" w:color="000000"/>
              <w:left w:val="single" w:sz="4" w:space="0" w:color="000000"/>
              <w:bottom w:val="single" w:sz="4" w:space="0" w:color="000000"/>
              <w:right w:val="single" w:sz="4" w:space="0" w:color="000000"/>
            </w:tcBorders>
            <w:shd w:val="clear" w:color="auto" w:fill="D9D9D9"/>
            <w:hideMark/>
          </w:tcPr>
          <w:p w14:paraId="28DAEBC7" w14:textId="77777777" w:rsidR="00147E9F" w:rsidRPr="004A3D33" w:rsidRDefault="00147E9F" w:rsidP="00DC1A2B">
            <w:pPr>
              <w:pStyle w:val="TableParagraph"/>
              <w:spacing w:before="30"/>
              <w:ind w:left="4"/>
              <w:jc w:val="center"/>
              <w:rPr>
                <w:rFonts w:asciiTheme="majorBidi" w:hAnsiTheme="majorBidi" w:cstheme="majorBidi"/>
                <w:b/>
                <w:sz w:val="20"/>
              </w:rPr>
            </w:pPr>
            <w:r w:rsidRPr="004A3D33">
              <w:rPr>
                <w:rFonts w:asciiTheme="majorBidi" w:hAnsiTheme="majorBidi" w:cstheme="majorBidi"/>
                <w:b/>
                <w:sz w:val="20"/>
              </w:rPr>
              <w:t>3</w:t>
            </w:r>
          </w:p>
        </w:tc>
        <w:tc>
          <w:tcPr>
            <w:tcW w:w="4363" w:type="dxa"/>
            <w:tcBorders>
              <w:top w:val="single" w:sz="4" w:space="0" w:color="000000"/>
              <w:left w:val="single" w:sz="4" w:space="0" w:color="000000"/>
              <w:bottom w:val="single" w:sz="4" w:space="0" w:color="000000"/>
              <w:right w:val="single" w:sz="4" w:space="0" w:color="000000"/>
            </w:tcBorders>
            <w:shd w:val="clear" w:color="auto" w:fill="F1F1F1"/>
            <w:hideMark/>
          </w:tcPr>
          <w:p w14:paraId="71940270" w14:textId="53A11A9D" w:rsidR="00147E9F" w:rsidRPr="004A3D33" w:rsidRDefault="00401C16" w:rsidP="00DC1A2B">
            <w:pPr>
              <w:pStyle w:val="TableParagraph"/>
              <w:spacing w:before="38"/>
              <w:ind w:left="105"/>
              <w:rPr>
                <w:rFonts w:asciiTheme="majorBidi" w:hAnsiTheme="majorBidi" w:cstheme="majorBidi"/>
              </w:rPr>
            </w:pPr>
            <w:r w:rsidRPr="004A3D33">
              <w:rPr>
                <w:rFonts w:asciiTheme="majorBidi" w:hAnsiTheme="majorBidi" w:cstheme="majorBidi"/>
              </w:rPr>
              <w:t xml:space="preserve">Wael Rabah </w:t>
            </w:r>
            <w:proofErr w:type="spellStart"/>
            <w:r w:rsidRPr="004A3D33">
              <w:rPr>
                <w:rFonts w:asciiTheme="majorBidi" w:hAnsiTheme="majorBidi" w:cstheme="majorBidi"/>
              </w:rPr>
              <w:t>AlDhaheri</w:t>
            </w:r>
            <w:proofErr w:type="spellEnd"/>
          </w:p>
        </w:tc>
        <w:tc>
          <w:tcPr>
            <w:tcW w:w="4366" w:type="dxa"/>
            <w:tcBorders>
              <w:top w:val="single" w:sz="4" w:space="0" w:color="000000"/>
              <w:left w:val="single" w:sz="4" w:space="0" w:color="000000"/>
              <w:bottom w:val="single" w:sz="4" w:space="0" w:color="000000"/>
              <w:right w:val="single" w:sz="4" w:space="0" w:color="000000"/>
            </w:tcBorders>
            <w:shd w:val="clear" w:color="auto" w:fill="F1F1F1"/>
            <w:hideMark/>
          </w:tcPr>
          <w:p w14:paraId="562E7806" w14:textId="0DACB170" w:rsidR="00147E9F" w:rsidRPr="004A3D33" w:rsidRDefault="00B00AB5" w:rsidP="006B689E">
            <w:pPr>
              <w:pStyle w:val="TableParagraph"/>
              <w:spacing w:before="36"/>
              <w:ind w:right="1755"/>
              <w:jc w:val="center"/>
              <w:rPr>
                <w:rFonts w:asciiTheme="majorBidi" w:hAnsiTheme="majorBidi" w:cstheme="majorBidi"/>
                <w:bCs/>
              </w:rPr>
            </w:pPr>
            <w:r w:rsidRPr="004A3D33">
              <w:rPr>
                <w:rFonts w:asciiTheme="majorBidi" w:hAnsiTheme="majorBidi" w:cstheme="majorBidi"/>
                <w:bCs/>
              </w:rPr>
              <w:t>F21_T03_M3_1846987</w:t>
            </w:r>
          </w:p>
        </w:tc>
      </w:tr>
    </w:tbl>
    <w:p w14:paraId="47946B73" w14:textId="334C67DF" w:rsidR="004C1393" w:rsidRPr="004A3D33" w:rsidRDefault="004C1393">
      <w:pPr>
        <w:rPr>
          <w:rFonts w:asciiTheme="majorBidi" w:hAnsiTheme="majorBidi" w:cstheme="majorBidi"/>
        </w:rPr>
      </w:pPr>
    </w:p>
    <w:p w14:paraId="1539A956" w14:textId="50E752AE" w:rsidR="0006691C" w:rsidRPr="004A3D33" w:rsidRDefault="001E6B8F">
      <w:pPr>
        <w:rPr>
          <w:rFonts w:asciiTheme="majorBidi" w:hAnsiTheme="majorBidi" w:cstheme="majorBidi"/>
        </w:rPr>
      </w:pPr>
      <w:r w:rsidRPr="004A3D33">
        <w:rPr>
          <w:rFonts w:asciiTheme="majorBidi" w:hAnsiTheme="majorBidi" w:cstheme="majorBidi"/>
        </w:rPr>
        <w:lastRenderedPageBreak/>
        <w:t>Table of contents goes here</w:t>
      </w:r>
    </w:p>
    <w:p w14:paraId="555BBBFF" w14:textId="3B47F6DC" w:rsidR="001E6B8F" w:rsidRPr="004A3D33" w:rsidRDefault="001E6B8F">
      <w:pPr>
        <w:rPr>
          <w:rFonts w:asciiTheme="majorBidi" w:hAnsiTheme="majorBidi" w:cstheme="majorBidi"/>
        </w:rPr>
      </w:pPr>
    </w:p>
    <w:p w14:paraId="52D62BDD" w14:textId="7D5DA43C" w:rsidR="001E6B8F" w:rsidRPr="004A3D33" w:rsidRDefault="001E6B8F">
      <w:pPr>
        <w:rPr>
          <w:rFonts w:asciiTheme="majorBidi" w:hAnsiTheme="majorBidi" w:cstheme="majorBidi"/>
        </w:rPr>
      </w:pPr>
    </w:p>
    <w:p w14:paraId="0C7281AB" w14:textId="1FE537F1" w:rsidR="001E6B8F" w:rsidRPr="004A3D33" w:rsidRDefault="001E6B8F">
      <w:pPr>
        <w:rPr>
          <w:rFonts w:asciiTheme="majorBidi" w:hAnsiTheme="majorBidi" w:cstheme="majorBidi"/>
        </w:rPr>
      </w:pPr>
    </w:p>
    <w:p w14:paraId="379FE295" w14:textId="0BC4334B" w:rsidR="001E6B8F" w:rsidRPr="004A3D33" w:rsidRDefault="001E6B8F">
      <w:pPr>
        <w:rPr>
          <w:rFonts w:asciiTheme="majorBidi" w:hAnsiTheme="majorBidi" w:cstheme="majorBidi"/>
        </w:rPr>
      </w:pPr>
    </w:p>
    <w:p w14:paraId="00F06A77" w14:textId="2230FCC6" w:rsidR="001E6B8F" w:rsidRPr="004A3D33" w:rsidRDefault="001E6B8F">
      <w:pPr>
        <w:rPr>
          <w:rFonts w:asciiTheme="majorBidi" w:hAnsiTheme="majorBidi" w:cstheme="majorBidi"/>
        </w:rPr>
      </w:pPr>
    </w:p>
    <w:p w14:paraId="4C5DEB7B" w14:textId="4A1FB1D3" w:rsidR="001E6B8F" w:rsidRPr="004A3D33" w:rsidRDefault="001E6B8F">
      <w:pPr>
        <w:rPr>
          <w:rFonts w:asciiTheme="majorBidi" w:hAnsiTheme="majorBidi" w:cstheme="majorBidi"/>
        </w:rPr>
      </w:pPr>
    </w:p>
    <w:p w14:paraId="3CF5CF9B" w14:textId="3D2A52FD" w:rsidR="001E6B8F" w:rsidRPr="004A3D33" w:rsidRDefault="001E6B8F">
      <w:pPr>
        <w:rPr>
          <w:rFonts w:asciiTheme="majorBidi" w:hAnsiTheme="majorBidi" w:cstheme="majorBidi"/>
        </w:rPr>
      </w:pPr>
    </w:p>
    <w:p w14:paraId="1BBE7A0C" w14:textId="755CD26E" w:rsidR="001E6B8F" w:rsidRPr="004A3D33" w:rsidRDefault="001E6B8F">
      <w:pPr>
        <w:rPr>
          <w:rFonts w:asciiTheme="majorBidi" w:hAnsiTheme="majorBidi" w:cstheme="majorBidi"/>
        </w:rPr>
      </w:pPr>
    </w:p>
    <w:p w14:paraId="0501CF62" w14:textId="317D9B2C" w:rsidR="001E6B8F" w:rsidRPr="004A3D33" w:rsidRDefault="001E6B8F">
      <w:pPr>
        <w:rPr>
          <w:rFonts w:asciiTheme="majorBidi" w:hAnsiTheme="majorBidi" w:cstheme="majorBidi"/>
        </w:rPr>
      </w:pPr>
    </w:p>
    <w:p w14:paraId="3AB6C625" w14:textId="10DC4725" w:rsidR="001E6B8F" w:rsidRPr="004A3D33" w:rsidRDefault="001E6B8F">
      <w:pPr>
        <w:rPr>
          <w:rFonts w:asciiTheme="majorBidi" w:hAnsiTheme="majorBidi" w:cstheme="majorBidi"/>
        </w:rPr>
      </w:pPr>
    </w:p>
    <w:p w14:paraId="6DA217C7" w14:textId="7E77161D" w:rsidR="001E6B8F" w:rsidRPr="004A3D33" w:rsidRDefault="001E6B8F">
      <w:pPr>
        <w:rPr>
          <w:rFonts w:asciiTheme="majorBidi" w:hAnsiTheme="majorBidi" w:cstheme="majorBidi"/>
        </w:rPr>
      </w:pPr>
    </w:p>
    <w:p w14:paraId="39985B3C" w14:textId="24F0DAA6" w:rsidR="001E6B8F" w:rsidRPr="004A3D33" w:rsidRDefault="001E6B8F">
      <w:pPr>
        <w:rPr>
          <w:rFonts w:asciiTheme="majorBidi" w:hAnsiTheme="majorBidi" w:cstheme="majorBidi"/>
        </w:rPr>
      </w:pPr>
    </w:p>
    <w:p w14:paraId="4700E194" w14:textId="07DACB5A" w:rsidR="001E6B8F" w:rsidRPr="004A3D33" w:rsidRDefault="001E6B8F">
      <w:pPr>
        <w:rPr>
          <w:rFonts w:asciiTheme="majorBidi" w:hAnsiTheme="majorBidi" w:cstheme="majorBidi"/>
        </w:rPr>
      </w:pPr>
    </w:p>
    <w:p w14:paraId="6FB7F457" w14:textId="7F2593BB" w:rsidR="001E6B8F" w:rsidRPr="004A3D33" w:rsidRDefault="001E6B8F">
      <w:pPr>
        <w:rPr>
          <w:rFonts w:asciiTheme="majorBidi" w:hAnsiTheme="majorBidi" w:cstheme="majorBidi"/>
        </w:rPr>
      </w:pPr>
    </w:p>
    <w:p w14:paraId="5FA15CF3" w14:textId="4C77C565" w:rsidR="001E6B8F" w:rsidRPr="004A3D33" w:rsidRDefault="001E6B8F">
      <w:pPr>
        <w:rPr>
          <w:rFonts w:asciiTheme="majorBidi" w:hAnsiTheme="majorBidi" w:cstheme="majorBidi"/>
        </w:rPr>
      </w:pPr>
    </w:p>
    <w:p w14:paraId="29DC9BD8" w14:textId="0F537361" w:rsidR="001E6B8F" w:rsidRPr="004A3D33" w:rsidRDefault="001E6B8F">
      <w:pPr>
        <w:rPr>
          <w:rFonts w:asciiTheme="majorBidi" w:hAnsiTheme="majorBidi" w:cstheme="majorBidi"/>
        </w:rPr>
      </w:pPr>
    </w:p>
    <w:p w14:paraId="0F7E15C6" w14:textId="731615FB" w:rsidR="001E6B8F" w:rsidRPr="004A3D33" w:rsidRDefault="001E6B8F">
      <w:pPr>
        <w:rPr>
          <w:rFonts w:asciiTheme="majorBidi" w:hAnsiTheme="majorBidi" w:cstheme="majorBidi"/>
        </w:rPr>
      </w:pPr>
    </w:p>
    <w:p w14:paraId="31564235" w14:textId="5536C731" w:rsidR="001E6B8F" w:rsidRPr="004A3D33" w:rsidRDefault="001E6B8F">
      <w:pPr>
        <w:rPr>
          <w:rFonts w:asciiTheme="majorBidi" w:hAnsiTheme="majorBidi" w:cstheme="majorBidi"/>
        </w:rPr>
      </w:pPr>
    </w:p>
    <w:p w14:paraId="318477C5" w14:textId="41F399A8" w:rsidR="001E6B8F" w:rsidRPr="004A3D33" w:rsidRDefault="001E6B8F">
      <w:pPr>
        <w:rPr>
          <w:rFonts w:asciiTheme="majorBidi" w:hAnsiTheme="majorBidi" w:cstheme="majorBidi"/>
        </w:rPr>
      </w:pPr>
    </w:p>
    <w:p w14:paraId="395A9ABF" w14:textId="63EF6D9F" w:rsidR="001E6B8F" w:rsidRPr="004A3D33" w:rsidRDefault="001E6B8F">
      <w:pPr>
        <w:rPr>
          <w:rFonts w:asciiTheme="majorBidi" w:hAnsiTheme="majorBidi" w:cstheme="majorBidi"/>
        </w:rPr>
      </w:pPr>
    </w:p>
    <w:p w14:paraId="734D5D9A" w14:textId="7A0CCBE9" w:rsidR="001E6B8F" w:rsidRPr="004A3D33" w:rsidRDefault="001E6B8F">
      <w:pPr>
        <w:rPr>
          <w:rFonts w:asciiTheme="majorBidi" w:hAnsiTheme="majorBidi" w:cstheme="majorBidi"/>
        </w:rPr>
      </w:pPr>
    </w:p>
    <w:p w14:paraId="57F7AA4C" w14:textId="534CFACD" w:rsidR="001E6B8F" w:rsidRPr="004A3D33" w:rsidRDefault="001E6B8F">
      <w:pPr>
        <w:rPr>
          <w:rFonts w:asciiTheme="majorBidi" w:hAnsiTheme="majorBidi" w:cstheme="majorBidi"/>
        </w:rPr>
      </w:pPr>
    </w:p>
    <w:p w14:paraId="4B3E7878" w14:textId="36A05FF2" w:rsidR="001E6B8F" w:rsidRPr="004A3D33" w:rsidRDefault="001E6B8F">
      <w:pPr>
        <w:rPr>
          <w:rFonts w:asciiTheme="majorBidi" w:hAnsiTheme="majorBidi" w:cstheme="majorBidi"/>
        </w:rPr>
      </w:pPr>
    </w:p>
    <w:p w14:paraId="418DA446" w14:textId="71E3F7B4" w:rsidR="001E6B8F" w:rsidRPr="004A3D33" w:rsidRDefault="001E6B8F">
      <w:pPr>
        <w:rPr>
          <w:rFonts w:asciiTheme="majorBidi" w:hAnsiTheme="majorBidi" w:cstheme="majorBidi"/>
        </w:rPr>
      </w:pPr>
    </w:p>
    <w:p w14:paraId="51A2B245" w14:textId="699DE0E6" w:rsidR="001E6B8F" w:rsidRPr="004A3D33" w:rsidRDefault="001E6B8F">
      <w:pPr>
        <w:rPr>
          <w:rFonts w:asciiTheme="majorBidi" w:hAnsiTheme="majorBidi" w:cstheme="majorBidi"/>
        </w:rPr>
      </w:pPr>
    </w:p>
    <w:p w14:paraId="68C9BD9B" w14:textId="1E7BCC49" w:rsidR="001E6B8F" w:rsidRPr="004A3D33" w:rsidRDefault="001E6B8F">
      <w:pPr>
        <w:rPr>
          <w:rFonts w:asciiTheme="majorBidi" w:hAnsiTheme="majorBidi" w:cstheme="majorBidi"/>
        </w:rPr>
      </w:pPr>
    </w:p>
    <w:p w14:paraId="0E58D25B" w14:textId="008AABA1" w:rsidR="001E6B8F" w:rsidRPr="004A3D33" w:rsidRDefault="001E6B8F">
      <w:pPr>
        <w:rPr>
          <w:rFonts w:asciiTheme="majorBidi" w:hAnsiTheme="majorBidi" w:cstheme="majorBidi"/>
        </w:rPr>
      </w:pPr>
    </w:p>
    <w:p w14:paraId="54E92743" w14:textId="565B9B7E" w:rsidR="001E6B8F" w:rsidRPr="004A3D33" w:rsidRDefault="001E6B8F">
      <w:pPr>
        <w:rPr>
          <w:rFonts w:asciiTheme="majorBidi" w:hAnsiTheme="majorBidi" w:cstheme="majorBidi"/>
        </w:rPr>
      </w:pPr>
    </w:p>
    <w:p w14:paraId="13691BB3" w14:textId="77777777" w:rsidR="004C6288" w:rsidRPr="004A3D33" w:rsidRDefault="004C6288">
      <w:pPr>
        <w:rPr>
          <w:rFonts w:asciiTheme="majorBidi" w:hAnsiTheme="majorBidi" w:cstheme="majorBidi"/>
        </w:rPr>
      </w:pPr>
    </w:p>
    <w:p w14:paraId="3D8A4FB8" w14:textId="14B40BE0" w:rsidR="001E6B8F" w:rsidRPr="004A3D33" w:rsidRDefault="001E6B8F" w:rsidP="00B62FF8">
      <w:pPr>
        <w:pStyle w:val="Heading1"/>
        <w:rPr>
          <w:rFonts w:asciiTheme="majorBidi" w:hAnsiTheme="majorBidi"/>
        </w:rPr>
      </w:pPr>
      <w:r w:rsidRPr="004A3D33">
        <w:rPr>
          <w:rFonts w:asciiTheme="majorBidi" w:hAnsiTheme="majorBidi"/>
        </w:rPr>
        <w:lastRenderedPageBreak/>
        <w:t>Introduction</w:t>
      </w:r>
    </w:p>
    <w:p w14:paraId="5A257B65" w14:textId="165534D1" w:rsidR="001E6B8F" w:rsidRPr="004A3D33" w:rsidRDefault="001E6B8F" w:rsidP="00542528">
      <w:pPr>
        <w:jc w:val="both"/>
        <w:rPr>
          <w:rFonts w:asciiTheme="majorBidi" w:hAnsiTheme="majorBidi" w:cstheme="majorBidi"/>
        </w:rPr>
      </w:pPr>
      <w:r w:rsidRPr="004A3D33">
        <w:rPr>
          <w:rFonts w:asciiTheme="majorBidi" w:hAnsiTheme="majorBidi" w:cstheme="majorBidi"/>
        </w:rPr>
        <w:tab/>
        <w:t xml:space="preserve">Engineers around the world follow many design principles and/or steps. </w:t>
      </w:r>
      <w:r w:rsidR="00636306" w:rsidRPr="004A3D33">
        <w:rPr>
          <w:rFonts w:asciiTheme="majorBidi" w:hAnsiTheme="majorBidi" w:cstheme="majorBidi"/>
        </w:rPr>
        <w:t>In this report, which is the first assignment in our EE-499 senior design project, we will discuss the first part of our journey which is the project charter. To explain</w:t>
      </w:r>
      <w:r w:rsidR="003C0690" w:rsidRPr="004A3D33">
        <w:rPr>
          <w:rFonts w:asciiTheme="majorBidi" w:hAnsiTheme="majorBidi" w:cstheme="majorBidi"/>
        </w:rPr>
        <w:t>, a</w:t>
      </w:r>
      <w:r w:rsidR="00636306" w:rsidRPr="004A3D33">
        <w:rPr>
          <w:rFonts w:asciiTheme="majorBidi" w:hAnsiTheme="majorBidi" w:cstheme="majorBidi"/>
        </w:rPr>
        <w:t xml:space="preserve"> project charter is an important </w:t>
      </w:r>
      <w:r w:rsidR="003C0690" w:rsidRPr="004A3D33">
        <w:rPr>
          <w:rFonts w:asciiTheme="majorBidi" w:hAnsiTheme="majorBidi" w:cstheme="majorBidi"/>
        </w:rPr>
        <w:t>reference document which ensures the team manager understands the customer needs and requirements, provides vital information and acts as a common ground for everyone involved. In this report, we will discuss some background information, literature review and finally the project charter.</w:t>
      </w:r>
    </w:p>
    <w:p w14:paraId="55CA9CBD" w14:textId="169349DC" w:rsidR="001E6B8F" w:rsidRPr="004A3D33" w:rsidRDefault="001E6B8F" w:rsidP="00B62FF8">
      <w:pPr>
        <w:pStyle w:val="Heading1"/>
        <w:rPr>
          <w:rFonts w:asciiTheme="majorBidi" w:hAnsiTheme="majorBidi"/>
        </w:rPr>
      </w:pPr>
      <w:r w:rsidRPr="004A3D33">
        <w:rPr>
          <w:rFonts w:asciiTheme="majorBidi" w:hAnsiTheme="majorBidi"/>
        </w:rPr>
        <w:t>Background information</w:t>
      </w:r>
    </w:p>
    <w:p w14:paraId="3A8199B3" w14:textId="2F022C0A" w:rsidR="00CC2CD5" w:rsidRPr="004A3D33" w:rsidRDefault="00CC2CD5" w:rsidP="001113FE">
      <w:pPr>
        <w:ind w:firstLine="720"/>
        <w:jc w:val="both"/>
        <w:rPr>
          <w:rFonts w:asciiTheme="majorBidi" w:hAnsiTheme="majorBidi" w:cstheme="majorBidi"/>
        </w:rPr>
      </w:pPr>
      <w:r w:rsidRPr="004A3D33">
        <w:rPr>
          <w:rFonts w:asciiTheme="majorBidi" w:hAnsiTheme="majorBidi" w:cstheme="majorBidi"/>
        </w:rPr>
        <w:t>First, to find out if there is a problem with document delivery on campus, we consulted with some of the administrators in the faculty and we learned that they do most of their administrative work is online. Although, some documents that need to be signed or stamped are sent physically to the deanship.</w:t>
      </w:r>
    </w:p>
    <w:p w14:paraId="18F24A30" w14:textId="77777777" w:rsidR="00CC2CD5" w:rsidRPr="004A3D33" w:rsidRDefault="00CC2CD5" w:rsidP="00A661A3">
      <w:pPr>
        <w:ind w:firstLine="720"/>
        <w:rPr>
          <w:rFonts w:asciiTheme="majorBidi" w:hAnsiTheme="majorBidi" w:cstheme="majorBidi"/>
        </w:rPr>
      </w:pPr>
      <w:r w:rsidRPr="004A3D33">
        <w:rPr>
          <w:rFonts w:asciiTheme="majorBidi" w:hAnsiTheme="majorBidi" w:cstheme="majorBidi"/>
        </w:rPr>
        <w:t>After that, we surveyed the campus. And we noticed a few things:</w:t>
      </w:r>
    </w:p>
    <w:p w14:paraId="2214C4F8" w14:textId="77777777" w:rsidR="00CC2CD5" w:rsidRPr="004A3D33" w:rsidRDefault="00CC2CD5" w:rsidP="00CC2CD5">
      <w:pPr>
        <w:pStyle w:val="ListParagraph"/>
        <w:numPr>
          <w:ilvl w:val="0"/>
          <w:numId w:val="1"/>
        </w:numPr>
        <w:rPr>
          <w:rFonts w:cstheme="majorBidi"/>
        </w:rPr>
      </w:pPr>
      <w:r w:rsidRPr="004A3D33">
        <w:rPr>
          <w:rFonts w:cstheme="majorBidi"/>
        </w:rPr>
        <w:t>There are different terrains in the campus: streets, tiles, mud, grass, etc.</w:t>
      </w:r>
    </w:p>
    <w:p w14:paraId="11D5140C" w14:textId="77777777" w:rsidR="00CC2CD5" w:rsidRPr="004A3D33" w:rsidRDefault="00CC2CD5" w:rsidP="00CC2CD5">
      <w:pPr>
        <w:pStyle w:val="ListParagraph"/>
        <w:numPr>
          <w:ilvl w:val="0"/>
          <w:numId w:val="1"/>
        </w:numPr>
        <w:rPr>
          <w:rFonts w:cstheme="majorBidi"/>
        </w:rPr>
      </w:pPr>
      <w:r w:rsidRPr="004A3D33">
        <w:rPr>
          <w:rFonts w:cstheme="majorBidi"/>
        </w:rPr>
        <w:t>Often, there are students in the halls (roads?) between buildings</w:t>
      </w:r>
    </w:p>
    <w:p w14:paraId="366EBB72" w14:textId="77777777" w:rsidR="00CC2CD5" w:rsidRPr="004A3D33" w:rsidRDefault="00CC2CD5" w:rsidP="00CC2CD5">
      <w:pPr>
        <w:pStyle w:val="ListParagraph"/>
        <w:numPr>
          <w:ilvl w:val="0"/>
          <w:numId w:val="1"/>
        </w:numPr>
        <w:rPr>
          <w:rFonts w:cstheme="majorBidi"/>
        </w:rPr>
      </w:pPr>
      <w:r w:rsidRPr="004A3D33">
        <w:rPr>
          <w:rFonts w:cstheme="majorBidi"/>
        </w:rPr>
        <w:t>The buildings are wheel-chair accessible)</w:t>
      </w:r>
    </w:p>
    <w:p w14:paraId="5119C8E6" w14:textId="61B8EFDE" w:rsidR="00CC2CD5" w:rsidRPr="004A3D33" w:rsidRDefault="00CC2CD5" w:rsidP="005052E3">
      <w:pPr>
        <w:ind w:firstLine="720"/>
        <w:rPr>
          <w:rFonts w:asciiTheme="majorBidi" w:hAnsiTheme="majorBidi" w:cstheme="majorBidi"/>
        </w:rPr>
      </w:pPr>
      <w:r w:rsidRPr="004A3D33">
        <w:rPr>
          <w:rFonts w:asciiTheme="majorBidi" w:hAnsiTheme="majorBidi" w:cstheme="majorBidi"/>
        </w:rPr>
        <w:t>As shown in the figure, the distance between the faculty and the deanship of administration is approximately 240 meters</w:t>
      </w:r>
    </w:p>
    <w:p w14:paraId="653CFA24" w14:textId="6DDA65DA" w:rsidR="00CC2CD5" w:rsidRPr="004A3D33" w:rsidRDefault="0040556D" w:rsidP="00CC2CD5">
      <w:pPr>
        <w:ind w:left="360"/>
        <w:rPr>
          <w:rFonts w:asciiTheme="majorBidi" w:hAnsiTheme="majorBidi" w:cstheme="majorBidi"/>
        </w:rPr>
      </w:pPr>
      <w:r w:rsidRPr="004A3D33">
        <w:rPr>
          <w:rFonts w:asciiTheme="majorBidi" w:hAnsiTheme="majorBidi" w:cstheme="majorBidi"/>
          <w:noProof/>
        </w:rPr>
        <mc:AlternateContent>
          <mc:Choice Requires="wps">
            <w:drawing>
              <wp:anchor distT="0" distB="0" distL="114300" distR="114300" simplePos="0" relativeHeight="251662336" behindDoc="0" locked="0" layoutInCell="1" allowOverlap="1" wp14:anchorId="6F552811" wp14:editId="3D22FE73">
                <wp:simplePos x="0" y="0"/>
                <wp:positionH relativeFrom="margin">
                  <wp:posOffset>546100</wp:posOffset>
                </wp:positionH>
                <wp:positionV relativeFrom="paragraph">
                  <wp:posOffset>3877310</wp:posOffset>
                </wp:positionV>
                <wp:extent cx="484505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6F552811" id="_x0000_t202" coordsize="21600,21600" o:spt="202" path="m,l,21600r21600,l21600,xe">
                <v:stroke joinstyle="miter"/>
                <v:path gradientshapeok="t" o:connecttype="rect"/>
              </v:shapetype>
              <v:shape id="Text Box 2" o:spid="_x0000_s1026" type="#_x0000_t202" style="position:absolute;left:0;text-align:left;margin-left:43pt;margin-top:305.3pt;width:381.5pt;height:.05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n9WLAIAAF8EAAAOAAAAZHJzL2Uyb0RvYy54bWysVFFv2jAQfp+0/2D5fQRYqSpEqBgV0yTU&#10;VoKpz8ZxiCXH550NCfv1OzsJ7bo9TXsx57vz53zfd2Zx39aGnRV6DTbnk9GYM2UlFNoec/59v/l0&#10;x5kPwhbCgFU5vyjP75cfPywaN1dTqMAUChmBWD9vXM6rENw8y7ysVC38CJyyVCwBaxFoi8esQNEQ&#10;em2y6Xh8mzWAhUOQynvKPnRFvkz4ZalkeCpLrwIzOadvC2nFtB7imi0XYn5E4Sot+88Q//AVtdCW&#10;Lr1CPYgg2An1H1C1lggeyjCSUGdQllqqxIHYTMbv2Owq4VTiQuJ4d5XJ/z9Y+Xh+RqaLnE85s6Im&#10;i/aqDewLtGwa1Wmcn1PTzlFbaClNLg95T8lIui2xjr9Eh1GddL5ctY1gkpI3dzez8YxKkmq3n2cR&#10;I3s96tCHrwpqFoOcIxmX9BTnrQ9d69ASb/JgdLHRxsRNLKwNsrMgk5tKB9WD/9ZlbOy1EE91gDGT&#10;RX4djxiF9tD2pA9QXIgzQjcz3smNpou2wodngTQkxIUGPzzRUhpocg59xFkF+PNv+dhP3lGVs4aG&#10;Luf+x0mg4sx8s+RqnNAhwCE4DIE91WsgihN6Uk6mkA5gMENYItQv9B5W8RYqCSvprpzLgMNmHbrh&#10;pxcl1WqV2mgSnQhbu3Mygg+S7tsXga43JJCPjzAMpJi/86XrTc641SmQyMm0KGmnY680TXGyvX9x&#10;8Zm83aeu1/+F5S8AAAD//wMAUEsDBBQABgAIAAAAIQAjmbTm3wAAAAoBAAAPAAAAZHJzL2Rvd25y&#10;ZXYueG1sTI/NTsMwEITvSLyDtUjcqBOIQghxKsqP1FMFbR/AjbdJhL2OYrcNfXoWLnDc2dHMN9V8&#10;clYccQy9JwXpLAGB1HjTU6tgu3m7KUCEqMlo6wkVfGGAeX15UenS+BN94HEdW8EhFEqtoItxKKUM&#10;TYdOh5kfkPi396PTkc+xlWbUJw53Vt4mSS6d7okbOj3gc4fN5/rgFNxl77rdLlb2ZRE3S5ktz+n+&#10;9azU9dX09Agi4hT/zPCDz+hQM9POH8gEYRUUOU+JCvI0yUGwocgeWNn9Kvcg60r+n1B/AwAA//8D&#10;AFBLAQItABQABgAIAAAAIQC2gziS/gAAAOEBAAATAAAAAAAAAAAAAAAAAAAAAABbQ29udGVudF9U&#10;eXBlc10ueG1sUEsBAi0AFAAGAAgAAAAhADj9If/WAAAAlAEAAAsAAAAAAAAAAAAAAAAALwEAAF9y&#10;ZWxzLy5yZWxzUEsBAi0AFAAGAAgAAAAhACD2f1YsAgAAXwQAAA4AAAAAAAAAAAAAAAAALgIAAGRy&#10;cy9lMm9Eb2MueG1sUEsBAi0AFAAGAAgAAAAhACOZtObfAAAACgEAAA8AAAAAAAAAAAAAAAAAhgQA&#10;AGRycy9kb3ducmV2LnhtbFBLBQYAAAAABAAEAPMAAACSBQAAAAA=&#10;" stroked="f">
                <v:textbox style="mso-fit-shape-to-text:t" inset="0,0,0,0">
                  <w:txbxContent>
                    <w:p w14:paraId="477C9096" w14:textId="657D9E12" w:rsidR="00CC2CD5" w:rsidRPr="00125900" w:rsidRDefault="00CC2CD5" w:rsidP="00CC2CD5">
                      <w:pPr>
                        <w:pStyle w:val="Caption"/>
                        <w:jc w:val="center"/>
                        <w:rPr>
                          <w:noProof/>
                          <w:sz w:val="28"/>
                          <w:szCs w:val="20"/>
                        </w:rPr>
                      </w:pPr>
                      <w:r w:rsidRPr="00125900">
                        <w:rPr>
                          <w:sz w:val="20"/>
                          <w:szCs w:val="20"/>
                        </w:rPr>
                        <w:t xml:space="preserve">Figure </w:t>
                      </w:r>
                      <w:r w:rsidRPr="00125900">
                        <w:rPr>
                          <w:sz w:val="20"/>
                          <w:szCs w:val="20"/>
                        </w:rPr>
                        <w:fldChar w:fldCharType="begin"/>
                      </w:r>
                      <w:r w:rsidRPr="00125900">
                        <w:rPr>
                          <w:sz w:val="20"/>
                          <w:szCs w:val="20"/>
                        </w:rPr>
                        <w:instrText xml:space="preserve"> SEQ Figure \* ARABIC </w:instrText>
                      </w:r>
                      <w:r w:rsidRPr="00125900">
                        <w:rPr>
                          <w:sz w:val="20"/>
                          <w:szCs w:val="20"/>
                        </w:rPr>
                        <w:fldChar w:fldCharType="separate"/>
                      </w:r>
                      <w:r w:rsidR="00952E31">
                        <w:rPr>
                          <w:noProof/>
                          <w:sz w:val="20"/>
                          <w:szCs w:val="20"/>
                        </w:rPr>
                        <w:t>1</w:t>
                      </w:r>
                      <w:r w:rsidRPr="00125900">
                        <w:rPr>
                          <w:sz w:val="20"/>
                          <w:szCs w:val="20"/>
                        </w:rPr>
                        <w:fldChar w:fldCharType="end"/>
                      </w:r>
                      <w:r w:rsidRPr="00125900">
                        <w:rPr>
                          <w:sz w:val="20"/>
                          <w:szCs w:val="20"/>
                        </w:rPr>
                        <w:t xml:space="preserve"> - Map of the region near the faculty of engineering</w:t>
                      </w:r>
                    </w:p>
                  </w:txbxContent>
                </v:textbox>
                <w10:wrap type="topAndBottom" anchorx="margin"/>
              </v:shape>
            </w:pict>
          </mc:Fallback>
        </mc:AlternateContent>
      </w:r>
      <w:r w:rsidR="006A3435" w:rsidRPr="004A3D33">
        <w:rPr>
          <w:rFonts w:asciiTheme="majorBidi" w:hAnsiTheme="majorBidi" w:cstheme="majorBidi"/>
          <w:noProof/>
        </w:rPr>
        <w:drawing>
          <wp:anchor distT="0" distB="0" distL="114300" distR="114300" simplePos="0" relativeHeight="251661312" behindDoc="0" locked="0" layoutInCell="1" allowOverlap="1" wp14:anchorId="5E6F24AD" wp14:editId="7E426328">
            <wp:simplePos x="0" y="0"/>
            <wp:positionH relativeFrom="margin">
              <wp:align>center</wp:align>
            </wp:positionH>
            <wp:positionV relativeFrom="paragraph">
              <wp:posOffset>191135</wp:posOffset>
            </wp:positionV>
            <wp:extent cx="4838884" cy="3756025"/>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8163"/>
                    <a:stretch/>
                  </pic:blipFill>
                  <pic:spPr bwMode="auto">
                    <a:xfrm>
                      <a:off x="0" y="0"/>
                      <a:ext cx="4838884" cy="3756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9B30FA" w14:textId="043208EE" w:rsidR="002D125B" w:rsidRPr="004A3D33" w:rsidRDefault="002D125B">
      <w:pPr>
        <w:rPr>
          <w:rFonts w:asciiTheme="majorBidi" w:hAnsiTheme="majorBidi" w:cstheme="majorBidi"/>
          <w:b/>
          <w:bCs/>
        </w:rPr>
      </w:pPr>
    </w:p>
    <w:p w14:paraId="312D18C6" w14:textId="77777777" w:rsidR="00F13440" w:rsidRPr="004A3D33" w:rsidRDefault="00F13440" w:rsidP="00B62FF8">
      <w:pPr>
        <w:pStyle w:val="Heading1"/>
        <w:rPr>
          <w:rFonts w:asciiTheme="majorBidi" w:hAnsiTheme="majorBidi"/>
        </w:rPr>
      </w:pPr>
      <w:r w:rsidRPr="004A3D33">
        <w:rPr>
          <w:rFonts w:asciiTheme="majorBidi" w:hAnsiTheme="majorBidi"/>
        </w:rPr>
        <w:lastRenderedPageBreak/>
        <w:t>Literature Review</w:t>
      </w:r>
    </w:p>
    <w:p w14:paraId="2A1C335B"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 xml:space="preserve">As engineers, we are tasked to fully study a situation before engaging in any developmental and or design activities. Furthermore, to understand the current technology and innovation of our century we will conduct a literature review on three cases. Undoubtedly, these cases will cover autonomous robots and some of their uses. It should be noted that most of these cases are within the past few years. Which will give us an accurate lookout on the current technologies. On the other hand, we believe these cases might give us inspiration to lead us into some ideas for our problem solution. </w:t>
      </w:r>
    </w:p>
    <w:p w14:paraId="16EAF238" w14:textId="77777777" w:rsidR="00F13440" w:rsidRPr="004A3D33" w:rsidRDefault="00F13440" w:rsidP="00B62FF8">
      <w:pPr>
        <w:pStyle w:val="Heading2"/>
        <w:jc w:val="left"/>
        <w:rPr>
          <w:sz w:val="24"/>
          <w:szCs w:val="28"/>
        </w:rPr>
      </w:pPr>
      <w:r w:rsidRPr="004A3D33">
        <w:rPr>
          <w:sz w:val="24"/>
          <w:szCs w:val="28"/>
        </w:rPr>
        <w:t>Case Study #1: Smart Drone Delivery System [1]</w:t>
      </w:r>
    </w:p>
    <w:p w14:paraId="4E5AFEBF"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b/>
          <w:bCs/>
        </w:rPr>
        <w:tab/>
      </w:r>
      <w:r w:rsidRPr="004A3D33">
        <w:rPr>
          <w:rFonts w:asciiTheme="majorBidi" w:hAnsiTheme="majorBidi" w:cstheme="majorBidi"/>
        </w:rPr>
        <w:t>With the ever-growing usage of online shopping and e-markets, the usual petrol operated vehicles that succumb to gravity is not enough to cover the demand that is skyrocketing. Consequently, the first case study published by Shivaji University in India talks about a smart drone delivery system. In this delivery system, it is proposed that a Quadcopter (QC), which is an Unmanned Aerial Vehicle (UAV), delivers orders requested through online shops autonomously by the use of Google Maps and its own processing unit. The paper also mentions “the QCs capability of delivering parcel ordered by online and</w:t>
      </w:r>
    </w:p>
    <w:p w14:paraId="13EBCC44"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coming back to the starting place.”.</w:t>
      </w:r>
    </w:p>
    <w:p w14:paraId="58080F3D"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The QC’s that will be deployed should have a vertical take-off and landing protocol in order to reduce the area required for functionality. Furthermore, this will allow the </w:t>
      </w:r>
      <w:proofErr w:type="gramStart"/>
      <w:r w:rsidRPr="004A3D33">
        <w:rPr>
          <w:rFonts w:asciiTheme="majorBidi" w:hAnsiTheme="majorBidi" w:cstheme="majorBidi"/>
        </w:rPr>
        <w:t>QC’s</w:t>
      </w:r>
      <w:proofErr w:type="gramEnd"/>
      <w:r w:rsidRPr="004A3D33">
        <w:rPr>
          <w:rFonts w:asciiTheme="majorBidi" w:hAnsiTheme="majorBidi" w:cstheme="majorBidi"/>
        </w:rPr>
        <w:t xml:space="preserve"> to function in small neighborhoods and streets which many cramped cities have. A 10–15-mile radius can be covered by a single QC.  In addition, the vertical approach to these QC’s allows them to carry more payload, this in turn will yield better results for the online shops. </w:t>
      </w:r>
    </w:p>
    <w:p w14:paraId="483D7C6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A basic working principle for the QC’s was stated in the paper. A total of four rotary motors at equidistance from each other and a central driver is suggested for a vertical takeoff/landing protocol. To be clear, this configuration functions in a specific way. As such, opposite rotaries spin in opposite directions while adjacent ones function similarly. Using this design, any gyroscopes controlling the QC’s is not needed. </w:t>
      </w:r>
    </w:p>
    <w:p w14:paraId="79D9CB03" w14:textId="77777777" w:rsidR="00F13440" w:rsidRPr="004A3D33" w:rsidRDefault="00F13440" w:rsidP="00F13440">
      <w:pPr>
        <w:jc w:val="both"/>
        <w:rPr>
          <w:rFonts w:asciiTheme="majorBidi" w:hAnsiTheme="majorBidi" w:cstheme="majorBidi"/>
        </w:rPr>
      </w:pPr>
      <w:r w:rsidRPr="004A3D33">
        <w:rPr>
          <w:rFonts w:asciiTheme="majorBidi" w:hAnsiTheme="majorBidi" w:cstheme="majorBidi"/>
        </w:rPr>
        <w:tab/>
        <w:t xml:space="preserve">Finally, the methodology for delivering the shipments is as follows; The processing unit of the QC’s, which is a raspberry pi, is interfaced with a camera, video streaming, SD card and GPS. When an order is placed, all these technologies work together to find the correct address of the house and deliver the shipment. Below is a figure that showcases the order of operations. </w:t>
      </w:r>
    </w:p>
    <w:p w14:paraId="334E2541" w14:textId="77777777" w:rsidR="00F13440" w:rsidRPr="004A3D33" w:rsidRDefault="00F13440" w:rsidP="00F13440">
      <w:pPr>
        <w:keepNext/>
        <w:jc w:val="both"/>
        <w:rPr>
          <w:rFonts w:asciiTheme="majorBidi" w:hAnsiTheme="majorBidi" w:cstheme="majorBidi"/>
        </w:rPr>
      </w:pPr>
      <w:r w:rsidRPr="004A3D33">
        <w:rPr>
          <w:rFonts w:asciiTheme="majorBidi" w:hAnsiTheme="majorBidi" w:cstheme="majorBidi"/>
        </w:rPr>
        <w:lastRenderedPageBreak/>
        <w:tab/>
      </w:r>
      <w:r w:rsidRPr="004A3D33">
        <w:rPr>
          <w:rFonts w:asciiTheme="majorBidi" w:hAnsiTheme="majorBidi" w:cstheme="majorBidi"/>
          <w:noProof/>
        </w:rPr>
        <w:drawing>
          <wp:inline distT="0" distB="0" distL="0" distR="0" wp14:anchorId="0037F0FD" wp14:editId="7D24D660">
            <wp:extent cx="4408098" cy="363244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1836" cy="3635523"/>
                    </a:xfrm>
                    <a:prstGeom prst="rect">
                      <a:avLst/>
                    </a:prstGeom>
                  </pic:spPr>
                </pic:pic>
              </a:graphicData>
            </a:graphic>
          </wp:inline>
        </w:drawing>
      </w:r>
    </w:p>
    <w:p w14:paraId="57F80F7F" w14:textId="14904406" w:rsidR="00F13440" w:rsidRPr="004A3D33" w:rsidRDefault="00F13440" w:rsidP="00F13440">
      <w:pPr>
        <w:pStyle w:val="Caption"/>
        <w:jc w:val="center"/>
        <w:rPr>
          <w:rFonts w:cstheme="majorBidi"/>
        </w:rPr>
      </w:pPr>
      <w:r w:rsidRPr="004A3D33">
        <w:rPr>
          <w:rFonts w:cstheme="majorBidi"/>
        </w:rPr>
        <w:t xml:space="preserve">Figure </w:t>
      </w:r>
      <w:r w:rsidR="00970789" w:rsidRPr="004A3D33">
        <w:rPr>
          <w:rFonts w:cstheme="majorBidi"/>
        </w:rPr>
        <w:t>2</w:t>
      </w:r>
      <w:r w:rsidRPr="004A3D33">
        <w:rPr>
          <w:rFonts w:cstheme="majorBidi"/>
        </w:rPr>
        <w:t xml:space="preserve"> Showcases the order of operations the QC's follow</w:t>
      </w:r>
    </w:p>
    <w:p w14:paraId="62774FA7" w14:textId="77777777" w:rsidR="00F13440" w:rsidRPr="004A3D33" w:rsidRDefault="00F13440" w:rsidP="003B5FEB">
      <w:pPr>
        <w:pStyle w:val="Heading2"/>
        <w:jc w:val="left"/>
        <w:rPr>
          <w:sz w:val="24"/>
          <w:szCs w:val="32"/>
        </w:rPr>
      </w:pPr>
      <w:r w:rsidRPr="004A3D33">
        <w:rPr>
          <w:sz w:val="24"/>
          <w:szCs w:val="32"/>
        </w:rPr>
        <w:t>Case Study #2: Prototype design of medical round supporting robot “</w:t>
      </w:r>
      <w:proofErr w:type="spellStart"/>
      <w:r w:rsidRPr="004A3D33">
        <w:rPr>
          <w:sz w:val="24"/>
          <w:szCs w:val="32"/>
        </w:rPr>
        <w:t>Terapio</w:t>
      </w:r>
      <w:proofErr w:type="spellEnd"/>
      <w:r w:rsidRPr="004A3D33">
        <w:rPr>
          <w:sz w:val="24"/>
          <w:szCs w:val="32"/>
        </w:rPr>
        <w:t>” [2]</w:t>
      </w:r>
    </w:p>
    <w:p w14:paraId="1637B5AD"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In this case study, the main focus is a robot that is implemented inside an important ecosystem. </w:t>
      </w:r>
      <w:proofErr w:type="spellStart"/>
      <w:r w:rsidRPr="004A3D33">
        <w:rPr>
          <w:rFonts w:asciiTheme="majorBidi" w:hAnsiTheme="majorBidi" w:cstheme="majorBidi"/>
        </w:rPr>
        <w:t>Terapio</w:t>
      </w:r>
      <w:proofErr w:type="spellEnd"/>
      <w:r w:rsidRPr="004A3D33">
        <w:rPr>
          <w:rFonts w:asciiTheme="majorBidi" w:hAnsiTheme="majorBidi" w:cstheme="majorBidi"/>
        </w:rPr>
        <w:t xml:space="preserve"> is a medical assistant autonomous robot that will revolutionize the healthcare scene. Its main functions are to deliver armamentarium and provide health care data to the doctor. Whether it be a scalpel, a syringe or even a dental kit, this robot can fetch and receive any equipment a doctor need. Furthermore, the robot has the medical history of the patient and can assist the doctor in evaluating a patient’s needs. The robot boasts an internal storage and object detection which can prove to be helpful in navigating the hospital hallways that are clustered with personnel and objects. </w:t>
      </w:r>
    </w:p>
    <w:p w14:paraId="724178EC" w14:textId="77777777" w:rsidR="00F13440" w:rsidRPr="004A3D33" w:rsidRDefault="00F13440" w:rsidP="00F13440">
      <w:pPr>
        <w:ind w:firstLine="720"/>
        <w:jc w:val="both"/>
        <w:rPr>
          <w:rFonts w:asciiTheme="majorBidi" w:hAnsiTheme="majorBidi" w:cstheme="majorBidi"/>
        </w:rPr>
      </w:pPr>
      <w:r w:rsidRPr="004A3D33">
        <w:rPr>
          <w:rFonts w:asciiTheme="majorBidi" w:hAnsiTheme="majorBidi" w:cstheme="majorBidi"/>
        </w:rPr>
        <w:t xml:space="preserve">Fascinatingly, the robot has three main modes of operation. First, human tracking mode. The robot follows the specified doctor and accompanies him wherever he goes. This mode is useful for the doctor since he does not have to worry about carrying the robot around. Second, Power assisting mode is where the robot can hold the patient, hold a tool or even detect force specified by the doctor. To explain, a dentist might need a tool to be held in a specific way to access a wisdom tooth. The robot can hold the tool precisely and accurately. This in turn can reduce the burden on the dentist and allow him to complete the surgery effectively. Finally, the round mode is an interesting mode. The robot listens to the consultation and records it. Furthermore, the robot denotes everything and organizes it for the doctor for later use. An extra feature of the robot is its facial expressions. These facial expressions help reduce the emotionless of the robot which in turn can increase the healing of patients via emotions. Below is a figure representing the modes of </w:t>
      </w:r>
      <w:proofErr w:type="spellStart"/>
      <w:r w:rsidRPr="004A3D33">
        <w:rPr>
          <w:rFonts w:asciiTheme="majorBidi" w:hAnsiTheme="majorBidi" w:cstheme="majorBidi"/>
        </w:rPr>
        <w:t>Terapio</w:t>
      </w:r>
      <w:proofErr w:type="spellEnd"/>
    </w:p>
    <w:p w14:paraId="54C8F616" w14:textId="77777777" w:rsidR="00F13440" w:rsidRPr="004A3D33" w:rsidRDefault="00F13440" w:rsidP="00F13440">
      <w:pPr>
        <w:keepNext/>
        <w:ind w:firstLine="720"/>
        <w:jc w:val="both"/>
        <w:rPr>
          <w:rFonts w:asciiTheme="majorBidi" w:hAnsiTheme="majorBidi" w:cstheme="majorBidi"/>
        </w:rPr>
      </w:pPr>
      <w:r w:rsidRPr="004A3D33">
        <w:rPr>
          <w:rFonts w:asciiTheme="majorBidi" w:hAnsiTheme="majorBidi" w:cstheme="majorBidi"/>
          <w:noProof/>
        </w:rPr>
        <w:lastRenderedPageBreak/>
        <w:drawing>
          <wp:inline distT="0" distB="0" distL="0" distR="0" wp14:anchorId="0941111F" wp14:editId="203A97DF">
            <wp:extent cx="5236210" cy="3821430"/>
            <wp:effectExtent l="0" t="0" r="2540" b="7620"/>
            <wp:docPr id="6" name="Picture 6" descr="Figure 2. - Integrated robotic system and round oper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 Integrated robotic system and round operation 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3821430"/>
                    </a:xfrm>
                    <a:prstGeom prst="rect">
                      <a:avLst/>
                    </a:prstGeom>
                    <a:noFill/>
                    <a:ln>
                      <a:noFill/>
                    </a:ln>
                  </pic:spPr>
                </pic:pic>
              </a:graphicData>
            </a:graphic>
          </wp:inline>
        </w:drawing>
      </w:r>
    </w:p>
    <w:p w14:paraId="3C9589AD" w14:textId="5A5C7423" w:rsidR="00F13440" w:rsidRPr="004A3D33" w:rsidRDefault="00F13440" w:rsidP="00F13440">
      <w:pPr>
        <w:pStyle w:val="Caption"/>
        <w:jc w:val="center"/>
        <w:rPr>
          <w:rFonts w:cstheme="majorBidi"/>
          <w:sz w:val="22"/>
          <w:szCs w:val="22"/>
        </w:rPr>
      </w:pPr>
      <w:r w:rsidRPr="004A3D33">
        <w:rPr>
          <w:rFonts w:cstheme="majorBidi"/>
        </w:rPr>
        <w:t xml:space="preserve">Figure </w:t>
      </w:r>
      <w:r w:rsidR="00970789" w:rsidRPr="004A3D33">
        <w:rPr>
          <w:rFonts w:cstheme="majorBidi"/>
        </w:rPr>
        <w:t>3</w:t>
      </w:r>
      <w:r w:rsidRPr="004A3D33">
        <w:rPr>
          <w:rFonts w:cstheme="majorBidi"/>
        </w:rPr>
        <w:t xml:space="preserve"> showcases </w:t>
      </w:r>
      <w:proofErr w:type="spellStart"/>
      <w:r w:rsidRPr="004A3D33">
        <w:rPr>
          <w:rFonts w:cstheme="majorBidi"/>
        </w:rPr>
        <w:t>Terapio's</w:t>
      </w:r>
      <w:proofErr w:type="spellEnd"/>
      <w:r w:rsidRPr="004A3D33">
        <w:rPr>
          <w:rFonts w:cstheme="majorBidi"/>
        </w:rPr>
        <w:t xml:space="preserve"> modes</w:t>
      </w:r>
    </w:p>
    <w:p w14:paraId="7019C75B" w14:textId="79CCE98E" w:rsidR="000436CF" w:rsidRPr="004A3D33" w:rsidRDefault="000436CF" w:rsidP="003B5FEB">
      <w:pPr>
        <w:pStyle w:val="Heading2"/>
        <w:jc w:val="left"/>
        <w:rPr>
          <w:sz w:val="24"/>
          <w:szCs w:val="28"/>
        </w:rPr>
      </w:pPr>
      <w:r w:rsidRPr="004A3D33">
        <w:rPr>
          <w:rStyle w:val="Heading2Char"/>
          <w:b/>
          <w:bCs/>
          <w:sz w:val="24"/>
          <w:szCs w:val="28"/>
        </w:rPr>
        <w:t>Case Study#3:</w:t>
      </w:r>
      <w:r w:rsidR="00F45626" w:rsidRPr="004A3D33">
        <w:rPr>
          <w:rStyle w:val="Heading2Char"/>
          <w:sz w:val="24"/>
          <w:szCs w:val="28"/>
        </w:rPr>
        <w:t xml:space="preserve"> </w:t>
      </w:r>
      <w:r w:rsidRPr="004A3D33">
        <w:rPr>
          <w:sz w:val="24"/>
          <w:szCs w:val="28"/>
        </w:rPr>
        <w:t>Design and Development of Autonomous Delivery Robot [</w:t>
      </w:r>
      <w:r w:rsidR="004F3070" w:rsidRPr="004A3D33">
        <w:rPr>
          <w:sz w:val="24"/>
          <w:szCs w:val="28"/>
        </w:rPr>
        <w:t>3</w:t>
      </w:r>
      <w:r w:rsidRPr="004A3D33">
        <w:rPr>
          <w:sz w:val="24"/>
          <w:szCs w:val="28"/>
        </w:rPr>
        <w:t>]</w:t>
      </w:r>
    </w:p>
    <w:p w14:paraId="2801DEAD" w14:textId="77777777" w:rsidR="000436CF" w:rsidRPr="004A3D33" w:rsidRDefault="000436CF" w:rsidP="000436CF">
      <w:pPr>
        <w:jc w:val="both"/>
        <w:rPr>
          <w:rFonts w:asciiTheme="majorBidi" w:hAnsiTheme="majorBidi" w:cstheme="majorBidi"/>
        </w:rPr>
      </w:pPr>
      <w:r w:rsidRPr="004A3D33">
        <w:rPr>
          <w:rFonts w:asciiTheme="majorBidi" w:hAnsiTheme="majorBidi" w:cstheme="majorBidi"/>
        </w:rPr>
        <w:t xml:space="preserve"> </w:t>
      </w:r>
      <w:r w:rsidRPr="004A3D33">
        <w:rPr>
          <w:rFonts w:asciiTheme="majorBidi" w:hAnsiTheme="majorBidi" w:cstheme="majorBidi"/>
        </w:rPr>
        <w:tab/>
        <w:t xml:space="preserve">This research published by Visvesvaraya National Institute of Technology discusses the design of an autonomous delivery robot with some limitations. This project is capable of carrying a maximum weight of 2kg this low-bar line is due to the use of low torque motors. To carry higher weights the use of higher torque motors is essential. On the other hand, the motors used have 300rpm which increases the ability of moving the robot much faster ensuring it is within the road speed limits. For the main board the project uses Nvidia Jetson TX1 for controlling and running global and local planning algorithms. It also uses an Arduino Mega to control the motors and manage the sensors' readings. The two boards communicate using </w:t>
      </w:r>
      <w:proofErr w:type="spellStart"/>
      <w:r w:rsidRPr="004A3D33">
        <w:rPr>
          <w:rFonts w:asciiTheme="majorBidi" w:hAnsiTheme="majorBidi" w:cstheme="majorBidi"/>
        </w:rPr>
        <w:t>rosserial</w:t>
      </w:r>
      <w:proofErr w:type="spellEnd"/>
      <w:r w:rsidRPr="004A3D33">
        <w:rPr>
          <w:rFonts w:asciiTheme="majorBidi" w:hAnsiTheme="majorBidi" w:cstheme="majorBidi"/>
        </w:rPr>
        <w:t xml:space="preserve"> to publish the sensors' readings and to receive the moving commands controlling the motors. The design uses multiple components to provide much accurate localization and obstacles avoidance, one main component used is a RGBD camera which is used to get the front view with 3D depth map with addition to a laser range finder which gives a 2D depth map. Another component used for an accurate localization of the robot and for the purpose of determining the orientation of the robot is the inertial measurement unit (IMU) which includes an accelerometer, a gyroscope and magnetometer for a better estimate of the position. To avoid collision, an IR sensor with a range of 4-30 cm is used as the last option to save the robot from collision. </w:t>
      </w:r>
    </w:p>
    <w:p w14:paraId="6AC86CFC" w14:textId="05014492" w:rsidR="000436CF" w:rsidRPr="004A3D33" w:rsidRDefault="000436CF" w:rsidP="000436CF">
      <w:pPr>
        <w:ind w:firstLine="720"/>
        <w:jc w:val="both"/>
        <w:rPr>
          <w:rFonts w:asciiTheme="majorBidi" w:hAnsiTheme="majorBidi" w:cstheme="majorBidi"/>
        </w:rPr>
      </w:pPr>
      <w:r w:rsidRPr="004A3D33">
        <w:rPr>
          <w:rFonts w:asciiTheme="majorBidi" w:hAnsiTheme="majorBidi" w:cstheme="majorBidi"/>
        </w:rPr>
        <w:t xml:space="preserve">For this project, a map-based localization approach is implemented but however, this leads to some potential problems that could be a result of the accumulative errors of the used sensors (e.g., the GPS could produce a 10 meters error in some cases), For this reason the paper suggests the use of statistical filters for more accurate localization. The paper discusses another essential topic for navigating an autonomous robot which is the use of high-definition maps or simply ADAS maps, which could lead to an accuracy of 10 cm. Although the project did not use SLAM (Simultaneous Localization and Mapping), but the paper suggests </w:t>
      </w:r>
      <w:r w:rsidRPr="004A3D33">
        <w:rPr>
          <w:rFonts w:asciiTheme="majorBidi" w:hAnsiTheme="majorBidi" w:cstheme="majorBidi"/>
        </w:rPr>
        <w:lastRenderedPageBreak/>
        <w:t>the use of SLAM as a solution to improve the accuracy of mapping localization of the robot. The paper also discusses the used algorithm for path finding, in this case it is the A-star algorithm. Although it is not the best algorithm in finding the shortest path, but the researcher justifies that the project needs a fast algorithm more than an accurate but slow one to avoid getting stuck. however, the researcher suggests further research to be carried out for the optimization of the grid generation.</w:t>
      </w:r>
    </w:p>
    <w:p w14:paraId="5C2B9F95" w14:textId="13203A3D" w:rsidR="002F27C0" w:rsidRPr="004A3D33" w:rsidRDefault="002F27C0" w:rsidP="009A44BA">
      <w:pPr>
        <w:pStyle w:val="Heading2"/>
        <w:jc w:val="left"/>
      </w:pPr>
      <w:r w:rsidRPr="004A3D33">
        <w:t>Case Study #4: a Raspberry pi Delivery Robot Controlled by Live Stream Chat</w:t>
      </w:r>
    </w:p>
    <w:p w14:paraId="2E7A32E7" w14:textId="77777777" w:rsidR="00183972" w:rsidRPr="004A3D33" w:rsidRDefault="002F27C0" w:rsidP="002F27C0">
      <w:pPr>
        <w:ind w:firstLine="720"/>
        <w:jc w:val="both"/>
        <w:rPr>
          <w:rFonts w:asciiTheme="majorBidi" w:hAnsiTheme="majorBidi" w:cstheme="majorBidi"/>
          <w:shd w:val="clear" w:color="auto" w:fill="FFFFFF"/>
        </w:rPr>
      </w:pPr>
      <w:proofErr w:type="spellStart"/>
      <w:r w:rsidRPr="004A3D33">
        <w:rPr>
          <w:rFonts w:asciiTheme="majorBidi" w:hAnsiTheme="majorBidi" w:cstheme="majorBidi"/>
        </w:rPr>
        <w:t>Droiid</w:t>
      </w:r>
      <w:proofErr w:type="spellEnd"/>
      <w:r w:rsidR="00FE704B" w:rsidRPr="004A3D33">
        <w:rPr>
          <w:rFonts w:asciiTheme="majorBidi" w:hAnsiTheme="majorBidi" w:cstheme="majorBidi"/>
        </w:rPr>
        <w:t xml:space="preserve"> is a delivery robot</w:t>
      </w:r>
      <w:r w:rsidRPr="004A3D33">
        <w:rPr>
          <w:rFonts w:asciiTheme="majorBidi" w:hAnsiTheme="majorBidi" w:cstheme="majorBidi"/>
        </w:rPr>
        <w:t xml:space="preserve"> created by </w:t>
      </w:r>
      <w:r w:rsidRPr="004A3D33">
        <w:rPr>
          <w:rFonts w:asciiTheme="majorBidi" w:hAnsiTheme="majorBidi" w:cstheme="majorBidi"/>
          <w:shd w:val="clear" w:color="auto" w:fill="FFFFFF"/>
        </w:rPr>
        <w:t xml:space="preserve">Even Kouao a youtuber and a software engineer at Vodafone.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a delivery robot controlled through the commands sent on a live stream chat on twitch. Unlike other robots,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has six wheels instead of four this could make its movement smoother than other four wheels robots. The outer design of the robot is a custom 3D printed design to ensure it is not very heavy. However, the downside is it may not survive under strong circumstances.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is not fully autonomous as it still needs to receive its commands from the live stream chat. The robot has two main features, Speech, and movement in both cases the commands received from the live chat. </w:t>
      </w:r>
    </w:p>
    <w:p w14:paraId="1095FC9F" w14:textId="0DD138BC" w:rsidR="002F27C0" w:rsidRPr="004A3D33" w:rsidRDefault="002F27C0" w:rsidP="002F27C0">
      <w:pPr>
        <w:ind w:firstLine="720"/>
        <w:jc w:val="both"/>
        <w:rPr>
          <w:rFonts w:asciiTheme="majorBidi" w:hAnsiTheme="majorBidi" w:cstheme="majorBidi"/>
          <w:shd w:val="clear" w:color="auto" w:fill="FFFFFF"/>
        </w:rPr>
      </w:pPr>
      <w:r w:rsidRPr="004A3D33">
        <w:rPr>
          <w:rFonts w:asciiTheme="majorBidi" w:hAnsiTheme="majorBidi" w:cstheme="majorBidi"/>
          <w:b/>
          <w:bCs/>
          <w:shd w:val="clear" w:color="auto" w:fill="FFFFFF"/>
        </w:rPr>
        <w:t>Fig.</w:t>
      </w:r>
      <w:r w:rsidR="00952E31" w:rsidRPr="004A3D33">
        <w:rPr>
          <w:rFonts w:asciiTheme="majorBidi" w:hAnsiTheme="majorBidi" w:cstheme="majorBidi"/>
          <w:b/>
          <w:bCs/>
          <w:shd w:val="clear" w:color="auto" w:fill="FFFFFF"/>
        </w:rPr>
        <w:t>4</w:t>
      </w:r>
      <w:r w:rsidRPr="004A3D33">
        <w:rPr>
          <w:rFonts w:asciiTheme="majorBidi" w:hAnsiTheme="majorBidi" w:cstheme="majorBidi"/>
          <w:shd w:val="clear" w:color="auto" w:fill="FFFFFF"/>
        </w:rPr>
        <w:t xml:space="preserve"> shows the flow of the command typed on the live stream chat, which is then received by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forwarded to the robot. The server breaks the message typed on the chat converts it to JSON payload format and send it to the Raspberry Pi, the main controller board of the robot. The received format can be interpreted to either a movement or speech command. For the movement commands, after the raspberry pi receives the command from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it forwards it to the Arduino board which then will generate the control signals sent to the driver board for the motors. In case of a speech command, the raspberry pi has a text-to-speech library which convert the text message received form the </w:t>
      </w:r>
      <w:proofErr w:type="spellStart"/>
      <w:r w:rsidRPr="004A3D33">
        <w:rPr>
          <w:rFonts w:asciiTheme="majorBidi" w:hAnsiTheme="majorBidi" w:cstheme="majorBidi"/>
          <w:shd w:val="clear" w:color="auto" w:fill="FFFFFF"/>
        </w:rPr>
        <w:t>Droiid</w:t>
      </w:r>
      <w:proofErr w:type="spellEnd"/>
      <w:r w:rsidRPr="004A3D33">
        <w:rPr>
          <w:rFonts w:asciiTheme="majorBidi" w:hAnsiTheme="majorBidi" w:cstheme="majorBidi"/>
          <w:shd w:val="clear" w:color="auto" w:fill="FFFFFF"/>
        </w:rPr>
        <w:t xml:space="preserve"> server to a speech sent to the output speaker. </w:t>
      </w:r>
    </w:p>
    <w:p w14:paraId="650927B1" w14:textId="5B5560A4" w:rsidR="002F27C0" w:rsidRPr="004A3D33" w:rsidRDefault="00952E31" w:rsidP="002F27C0">
      <w:pPr>
        <w:rPr>
          <w:rFonts w:asciiTheme="majorBidi" w:hAnsiTheme="majorBidi" w:cstheme="majorBidi"/>
          <w:shd w:val="clear" w:color="auto" w:fill="FFFFFF"/>
        </w:rPr>
      </w:pPr>
      <w:r w:rsidRPr="004A3D33">
        <w:rPr>
          <w:rFonts w:asciiTheme="majorBidi" w:hAnsiTheme="majorBidi" w:cstheme="majorBidi"/>
          <w:noProof/>
        </w:rPr>
        <mc:AlternateContent>
          <mc:Choice Requires="wps">
            <w:drawing>
              <wp:anchor distT="0" distB="0" distL="114300" distR="114300" simplePos="0" relativeHeight="251666432" behindDoc="0" locked="0" layoutInCell="1" allowOverlap="1" wp14:anchorId="756953DC" wp14:editId="7E5AE9C9">
                <wp:simplePos x="0" y="0"/>
                <wp:positionH relativeFrom="column">
                  <wp:posOffset>-297815</wp:posOffset>
                </wp:positionH>
                <wp:positionV relativeFrom="paragraph">
                  <wp:posOffset>3154045</wp:posOffset>
                </wp:positionV>
                <wp:extent cx="63861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6386195" cy="635"/>
                        </a:xfrm>
                        <a:prstGeom prst="rect">
                          <a:avLst/>
                        </a:prstGeom>
                        <a:solidFill>
                          <a:prstClr val="white"/>
                        </a:solidFill>
                        <a:ln>
                          <a:noFill/>
                        </a:ln>
                      </wps:spPr>
                      <wps:txbx>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6953DC" id="Text Box 8" o:spid="_x0000_s1027" type="#_x0000_t202" style="position:absolute;margin-left:-23.45pt;margin-top:248.35pt;width:502.8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fCLQIAAGQEAAAOAAAAZHJzL2Uyb0RvYy54bWysVMFu2zAMvQ/YPwi6L05aNMiMOEWWIsOA&#10;oC2QDD0rshwbkESNUmJnXz9KjtOu22nYRaZIitJ7j/T8vjOanRT6BmzBJ6MxZ8pKKBt7KPj33frT&#10;jDMfhC2FBqsKflae3y8+fpi3Llc3UIMuFTIqYn3euoLXIbg8y7yslRF+BE5ZClaARgTa4iErUbRU&#10;3ejsZjyeZi1g6RCk8p68D32QL1L9qlIyPFWVV4HpgtPbQloxrfu4Zou5yA8oXN3IyzPEP7zCiMbS&#10;pddSDyIIdsTmj1KmkQgeqjCSYDKoqkaqhIHQTMbv0Gxr4VTCQuR4d6XJ/7+y8vH0jKwpC05CWWFI&#10;op3qAvsCHZtFdlrnc0raOkoLHblJ5cHvyRlBdxWa+CU4jOLE8/nKbSwmyTm9nU0nn+84kxSb3t7F&#10;GtnrUYc+fFVgWDQKjiRc4lOcNj70qUNKvMmDbsp1o3XcxMBKIzsJErmtm6AuxX/L0jbmWoin+oLR&#10;k0V8PY5ohW7fJTauGPdQngk6Qt863sl1Q/dthA/PAqlXCC31f3iipdLQFhwuFmc14M+/+WM+SUhR&#10;zlrqvYL7H0eBijP9zZK4sVEHAwdjPxj2aFZASCc0WU4mkw5g0INZIZgXGotlvIVCwkq6q+BhMFeh&#10;nwAaK6mWy5RE7ehE2Nitk7H0wOuuexHoLqoEEvMRhq4U+Ttx+twkj1seAzGdlIu89ixe6KZWTtpf&#10;xi7Oytt9ynr9OSx+AQAA//8DAFBLAwQUAAYACAAAACEAsjXpbuEAAAALAQAADwAAAGRycy9kb3du&#10;cmV2LnhtbEyPsU7DMBCGdyTewTokFtQ6QAhJiFNVFQywVIQubG58jQPxObKdNrw9hgXGu/v03/dX&#10;q9kM7IjO95YEXC8TYEitVT11AnZvT4scmA+SlBwsoYAv9LCqz88qWSp7olc8NqFjMYR8KQXoEMaS&#10;c99qNNIv7YgUbwfrjAxxdB1XTp5iuBn4TZJk3Mie4gctR9xobD+byQjYpu9bfTUdHl/W6a173k2b&#10;7KNrhLi8mNcPwALO4Q+GH/2oDnV02tuJlGeDgEWaFREVkBbZPbBIFHd5LLP/3eTA64r/71B/AwAA&#10;//8DAFBLAQItABQABgAIAAAAIQC2gziS/gAAAOEBAAATAAAAAAAAAAAAAAAAAAAAAABbQ29udGVu&#10;dF9UeXBlc10ueG1sUEsBAi0AFAAGAAgAAAAhADj9If/WAAAAlAEAAAsAAAAAAAAAAAAAAAAALwEA&#10;AF9yZWxzLy5yZWxzUEsBAi0AFAAGAAgAAAAhAJmpN8ItAgAAZAQAAA4AAAAAAAAAAAAAAAAALgIA&#10;AGRycy9lMm9Eb2MueG1sUEsBAi0AFAAGAAgAAAAhALI16W7hAAAACwEAAA8AAAAAAAAAAAAAAAAA&#10;hwQAAGRycy9kb3ducmV2LnhtbFBLBQYAAAAABAAEAPMAAACVBQAAAAA=&#10;" stroked="f">
                <v:textbox style="mso-fit-shape-to-text:t" inset="0,0,0,0">
                  <w:txbxContent>
                    <w:p w14:paraId="5BE78139" w14:textId="10331F63" w:rsidR="00952E31" w:rsidRPr="009D7514" w:rsidRDefault="00952E31" w:rsidP="00952E31">
                      <w:pPr>
                        <w:pStyle w:val="Caption"/>
                        <w:jc w:val="center"/>
                        <w:rPr>
                          <w:rFonts w:cstheme="majorBidi"/>
                          <w:noProof/>
                        </w:rPr>
                      </w:pPr>
                      <w:r>
                        <w:t xml:space="preserve">Figure 4 showcasing </w:t>
                      </w:r>
                      <w:proofErr w:type="spellStart"/>
                      <w:r>
                        <w:t>Droiid</w:t>
                      </w:r>
                      <w:proofErr w:type="spellEnd"/>
                    </w:p>
                  </w:txbxContent>
                </v:textbox>
                <w10:wrap type="topAndBottom"/>
              </v:shape>
            </w:pict>
          </mc:Fallback>
        </mc:AlternateContent>
      </w:r>
      <w:r w:rsidR="002F27C0" w:rsidRPr="004A3D33">
        <w:rPr>
          <w:rFonts w:asciiTheme="majorBidi" w:hAnsiTheme="majorBidi" w:cstheme="majorBidi"/>
          <w:noProof/>
        </w:rPr>
        <w:drawing>
          <wp:anchor distT="0" distB="0" distL="114300" distR="114300" simplePos="0" relativeHeight="251664384" behindDoc="0" locked="0" layoutInCell="1" allowOverlap="1" wp14:anchorId="2B449987" wp14:editId="01C29CEC">
            <wp:simplePos x="0" y="0"/>
            <wp:positionH relativeFrom="column">
              <wp:posOffset>-297815</wp:posOffset>
            </wp:positionH>
            <wp:positionV relativeFrom="paragraph">
              <wp:posOffset>307975</wp:posOffset>
            </wp:positionV>
            <wp:extent cx="6386195" cy="2788920"/>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86195" cy="2788920"/>
                    </a:xfrm>
                    <a:prstGeom prst="rect">
                      <a:avLst/>
                    </a:prstGeom>
                  </pic:spPr>
                </pic:pic>
              </a:graphicData>
            </a:graphic>
            <wp14:sizeRelH relativeFrom="margin">
              <wp14:pctWidth>0</wp14:pctWidth>
            </wp14:sizeRelH>
            <wp14:sizeRelV relativeFrom="margin">
              <wp14:pctHeight>0</wp14:pctHeight>
            </wp14:sizeRelV>
          </wp:anchor>
        </w:drawing>
      </w:r>
    </w:p>
    <w:p w14:paraId="1CB05003" w14:textId="79DB1FFB" w:rsidR="002F27C0" w:rsidRPr="004A3D33" w:rsidRDefault="002F27C0" w:rsidP="000436CF">
      <w:pPr>
        <w:ind w:firstLine="720"/>
        <w:jc w:val="both"/>
        <w:rPr>
          <w:rFonts w:asciiTheme="majorBidi" w:hAnsiTheme="majorBidi" w:cstheme="majorBidi"/>
        </w:rPr>
      </w:pPr>
    </w:p>
    <w:p w14:paraId="6666EB79" w14:textId="15647493" w:rsidR="00654096" w:rsidRPr="004A3D33" w:rsidRDefault="00654096" w:rsidP="000436CF">
      <w:pPr>
        <w:ind w:firstLine="720"/>
        <w:jc w:val="both"/>
        <w:rPr>
          <w:rFonts w:asciiTheme="majorBidi" w:hAnsiTheme="majorBidi" w:cstheme="majorBidi"/>
        </w:rPr>
      </w:pPr>
    </w:p>
    <w:p w14:paraId="7CC22755" w14:textId="3F6BEA2E" w:rsidR="00654096" w:rsidRPr="004A3D33" w:rsidRDefault="00654096" w:rsidP="000436CF">
      <w:pPr>
        <w:ind w:firstLine="720"/>
        <w:jc w:val="both"/>
        <w:rPr>
          <w:rFonts w:asciiTheme="majorBidi" w:hAnsiTheme="majorBidi" w:cstheme="majorBidi"/>
        </w:rPr>
      </w:pPr>
    </w:p>
    <w:p w14:paraId="26A12992" w14:textId="54779F2D" w:rsidR="00131E15" w:rsidRPr="004A3D33" w:rsidRDefault="00654096" w:rsidP="00F56137">
      <w:pPr>
        <w:pStyle w:val="Heading2"/>
        <w:jc w:val="left"/>
        <w:rPr>
          <w:sz w:val="24"/>
          <w:szCs w:val="28"/>
        </w:rPr>
      </w:pPr>
      <w:r w:rsidRPr="004A3D33">
        <w:rPr>
          <w:sz w:val="24"/>
          <w:szCs w:val="28"/>
        </w:rPr>
        <w:lastRenderedPageBreak/>
        <w:t>Project Charter</w:t>
      </w:r>
    </w:p>
    <w:tbl>
      <w:tblPr>
        <w:tblW w:w="9715" w:type="dxa"/>
        <w:tblLook w:val="04A0" w:firstRow="1" w:lastRow="0" w:firstColumn="1" w:lastColumn="0" w:noHBand="0" w:noVBand="1"/>
      </w:tblPr>
      <w:tblGrid>
        <w:gridCol w:w="1705"/>
        <w:gridCol w:w="2585"/>
        <w:gridCol w:w="1419"/>
        <w:gridCol w:w="4006"/>
      </w:tblGrid>
      <w:tr w:rsidR="00B62FF8" w:rsidRPr="00B62FF8" w14:paraId="7505425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937996A" w14:textId="0B769254" w:rsidR="00B62FF8" w:rsidRPr="00B62FF8" w:rsidRDefault="00B62FF8" w:rsidP="00B62FF8">
            <w:pPr>
              <w:spacing w:after="0" w:line="240" w:lineRule="auto"/>
              <w:jc w:val="center"/>
              <w:rPr>
                <w:rFonts w:asciiTheme="majorBidi" w:eastAsia="Times New Roman" w:hAnsiTheme="majorBidi" w:cstheme="majorBidi"/>
                <w:b/>
                <w:bCs/>
                <w:color w:val="FFFFFF"/>
                <w:sz w:val="20"/>
                <w:szCs w:val="20"/>
              </w:rPr>
            </w:pPr>
            <w:r w:rsidRPr="00B62FF8">
              <w:rPr>
                <w:rFonts w:asciiTheme="majorBidi" w:eastAsia="Times New Roman" w:hAnsiTheme="majorBidi" w:cstheme="majorBidi"/>
                <w:b/>
                <w:bCs/>
                <w:color w:val="FFFFFF"/>
                <w:sz w:val="20"/>
                <w:szCs w:val="20"/>
              </w:rPr>
              <w:t>1.</w:t>
            </w:r>
            <w:ins w:id="1" w:author="WAEL RABAH W ALDHAHERI" w:date="2021-09-28T21:05:00Z">
              <w:r w:rsidR="00852010">
                <w:rPr>
                  <w:rFonts w:asciiTheme="majorBidi" w:eastAsia="Times New Roman" w:hAnsiTheme="majorBidi" w:cstheme="majorBidi"/>
                  <w:b/>
                  <w:bCs/>
                  <w:color w:val="FFFFFF"/>
                  <w:sz w:val="20"/>
                  <w:szCs w:val="20"/>
                </w:rPr>
                <w:t xml:space="preserve"> </w:t>
              </w:r>
            </w:ins>
            <w:r w:rsidRPr="00B62FF8">
              <w:rPr>
                <w:rFonts w:asciiTheme="majorBidi" w:eastAsia="Times New Roman" w:hAnsiTheme="majorBidi" w:cstheme="majorBidi"/>
                <w:b/>
                <w:bCs/>
                <w:color w:val="FFFFFF"/>
                <w:sz w:val="20"/>
                <w:szCs w:val="20"/>
              </w:rPr>
              <w:t>General Project Information</w:t>
            </w:r>
          </w:p>
        </w:tc>
      </w:tr>
      <w:tr w:rsidR="00B62FF8" w:rsidRPr="00B62FF8" w14:paraId="6B977186"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5CFAED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Name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B7466C5"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On-Campus Delivery Robot</w:t>
            </w:r>
          </w:p>
        </w:tc>
      </w:tr>
      <w:tr w:rsidR="00B62FF8" w:rsidRPr="00B62FF8" w14:paraId="5C488D6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BEB197E"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Executive Sponsors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53DBB54"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King Abdulaziz University, Department of Electrical and Computer Engineering</w:t>
            </w:r>
          </w:p>
        </w:tc>
      </w:tr>
      <w:tr w:rsidR="00B62FF8" w:rsidRPr="00B62FF8" w14:paraId="52F8B0DC"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666C858"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Timeline</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1020BCD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r w:rsidRPr="00B62FF8">
              <w:rPr>
                <w:rFonts w:asciiTheme="majorBidi" w:eastAsia="Times New Roman" w:hAnsiTheme="majorBidi" w:cstheme="majorBidi"/>
                <w:color w:val="000000"/>
                <w:sz w:val="20"/>
                <w:szCs w:val="20"/>
              </w:rPr>
              <w:t>October 2021-June 2022</w:t>
            </w:r>
          </w:p>
        </w:tc>
      </w:tr>
      <w:tr w:rsidR="00B62FF8" w:rsidRPr="00B62FF8" w14:paraId="4A4B6CF0"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9A5C955" w14:textId="77777777" w:rsidR="00B62FF8" w:rsidRPr="00B62FF8" w:rsidRDefault="00B62FF8" w:rsidP="00B62FF8">
            <w:pPr>
              <w:spacing w:after="0" w:line="240" w:lineRule="auto"/>
              <w:rPr>
                <w:rFonts w:asciiTheme="majorBidi" w:eastAsia="Times New Roman" w:hAnsiTheme="majorBidi" w:cstheme="majorBidi"/>
                <w:b/>
                <w:bCs/>
                <w:color w:val="000000"/>
                <w:sz w:val="20"/>
                <w:szCs w:val="20"/>
              </w:rPr>
            </w:pPr>
            <w:r w:rsidRPr="00B62FF8">
              <w:rPr>
                <w:rFonts w:asciiTheme="majorBidi" w:eastAsia="Times New Roman" w:hAnsiTheme="majorBidi" w:cstheme="majorBidi"/>
                <w:b/>
                <w:bCs/>
                <w:color w:val="000000"/>
                <w:sz w:val="20"/>
                <w:szCs w:val="20"/>
              </w:rPr>
              <w:t>Project Customers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297A73" w14:textId="77777777" w:rsidR="00B62FF8" w:rsidRPr="00B62FF8" w:rsidRDefault="00B62FF8" w:rsidP="00B62FF8">
            <w:pPr>
              <w:spacing w:after="0" w:line="240" w:lineRule="auto"/>
              <w:rPr>
                <w:rFonts w:asciiTheme="majorBidi" w:eastAsia="Times New Roman" w:hAnsiTheme="majorBidi" w:cstheme="majorBidi"/>
                <w:color w:val="000000"/>
                <w:sz w:val="20"/>
                <w:szCs w:val="20"/>
              </w:rPr>
            </w:pPr>
            <w:proofErr w:type="spellStart"/>
            <w:r w:rsidRPr="00B62FF8">
              <w:rPr>
                <w:rFonts w:asciiTheme="majorBidi" w:eastAsia="Times New Roman" w:hAnsiTheme="majorBidi" w:cstheme="majorBidi"/>
                <w:color w:val="000000"/>
                <w:sz w:val="20"/>
                <w:szCs w:val="20"/>
                <w:lang w:val="en-GB"/>
              </w:rPr>
              <w:t>Dr.</w:t>
            </w:r>
            <w:proofErr w:type="spellEnd"/>
            <w:r w:rsidRPr="00B62FF8">
              <w:rPr>
                <w:rFonts w:asciiTheme="majorBidi" w:eastAsia="Times New Roman" w:hAnsiTheme="majorBidi" w:cstheme="majorBidi"/>
                <w:color w:val="000000"/>
                <w:sz w:val="20"/>
                <w:szCs w:val="20"/>
                <w:lang w:val="en-GB"/>
              </w:rPr>
              <w:t xml:space="preserve"> Muhammed Bilal</w:t>
            </w:r>
          </w:p>
        </w:tc>
      </w:tr>
      <w:tr w:rsidR="00653BAD" w:rsidRPr="00653BAD" w14:paraId="21015C77"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7C0F845" w14:textId="77777777" w:rsidR="00653BAD" w:rsidRPr="00653BAD" w:rsidRDefault="00653BAD" w:rsidP="00653BAD">
            <w:pPr>
              <w:spacing w:after="0" w:line="240" w:lineRule="auto"/>
              <w:jc w:val="center"/>
              <w:rPr>
                <w:rFonts w:asciiTheme="majorBidi" w:eastAsia="Times New Roman" w:hAnsiTheme="majorBidi" w:cstheme="majorBidi"/>
                <w:b/>
                <w:bCs/>
                <w:color w:val="FFFFFF"/>
                <w:sz w:val="20"/>
                <w:szCs w:val="20"/>
              </w:rPr>
            </w:pPr>
            <w:r w:rsidRPr="00653BAD">
              <w:rPr>
                <w:rFonts w:asciiTheme="majorBidi" w:eastAsia="Times New Roman" w:hAnsiTheme="majorBidi" w:cstheme="majorBidi"/>
                <w:b/>
                <w:bCs/>
                <w:color w:val="FFFFFF"/>
                <w:sz w:val="20"/>
                <w:szCs w:val="20"/>
              </w:rPr>
              <w:t>2. Project Stakeholders</w:t>
            </w:r>
          </w:p>
        </w:tc>
      </w:tr>
      <w:tr w:rsidR="00653BAD" w:rsidRPr="00653BAD" w14:paraId="23090A5E"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4C44FC33" w14:textId="4F5101A7" w:rsidR="00653BAD" w:rsidRPr="00653BAD" w:rsidRDefault="00C133D4" w:rsidP="00B86CA9">
            <w:pPr>
              <w:spacing w:after="0" w:line="240" w:lineRule="auto"/>
              <w:jc w:val="center"/>
              <w:rPr>
                <w:rFonts w:asciiTheme="majorBidi" w:eastAsia="Times New Roman" w:hAnsiTheme="majorBidi" w:cstheme="majorBidi"/>
                <w:b/>
                <w:bCs/>
                <w:color w:val="000000"/>
                <w:sz w:val="20"/>
                <w:szCs w:val="20"/>
              </w:rPr>
            </w:pPr>
            <w:r w:rsidRPr="003334EE">
              <w:rPr>
                <w:rFonts w:asciiTheme="majorBidi" w:eastAsia="Times New Roman" w:hAnsiTheme="majorBidi" w:cstheme="majorBidi"/>
                <w:b/>
                <w:bCs/>
                <w:color w:val="000000"/>
                <w:sz w:val="20"/>
                <w:szCs w:val="20"/>
              </w:rPr>
              <w:t>Title</w:t>
            </w:r>
          </w:p>
        </w:tc>
        <w:tc>
          <w:tcPr>
            <w:tcW w:w="2585" w:type="dxa"/>
            <w:tcBorders>
              <w:top w:val="nil"/>
              <w:left w:val="nil"/>
              <w:bottom w:val="single" w:sz="4" w:space="0" w:color="auto"/>
              <w:right w:val="single" w:sz="4" w:space="0" w:color="auto"/>
            </w:tcBorders>
            <w:shd w:val="clear" w:color="000000" w:fill="DBDBDB"/>
            <w:noWrap/>
            <w:vAlign w:val="center"/>
            <w:hideMark/>
          </w:tcPr>
          <w:p w14:paraId="0D8C087F"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Name</w:t>
            </w:r>
          </w:p>
        </w:tc>
        <w:tc>
          <w:tcPr>
            <w:tcW w:w="1419" w:type="dxa"/>
            <w:tcBorders>
              <w:top w:val="nil"/>
              <w:left w:val="nil"/>
              <w:bottom w:val="single" w:sz="4" w:space="0" w:color="auto"/>
              <w:right w:val="single" w:sz="4" w:space="0" w:color="auto"/>
            </w:tcBorders>
            <w:shd w:val="clear" w:color="000000" w:fill="DBDBDB"/>
            <w:noWrap/>
            <w:vAlign w:val="bottom"/>
            <w:hideMark/>
          </w:tcPr>
          <w:p w14:paraId="502EAD0E"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Department</w:t>
            </w:r>
          </w:p>
        </w:tc>
        <w:tc>
          <w:tcPr>
            <w:tcW w:w="4006" w:type="dxa"/>
            <w:tcBorders>
              <w:top w:val="nil"/>
              <w:left w:val="nil"/>
              <w:bottom w:val="single" w:sz="4" w:space="0" w:color="auto"/>
              <w:right w:val="single" w:sz="4" w:space="0" w:color="auto"/>
            </w:tcBorders>
            <w:shd w:val="clear" w:color="000000" w:fill="DBDBDB"/>
            <w:noWrap/>
            <w:vAlign w:val="center"/>
            <w:hideMark/>
          </w:tcPr>
          <w:p w14:paraId="29B1BF6A" w14:textId="77777777" w:rsidR="00653BAD" w:rsidRPr="00653BAD" w:rsidRDefault="00653BAD" w:rsidP="00653BAD">
            <w:pPr>
              <w:spacing w:after="0" w:line="240" w:lineRule="auto"/>
              <w:jc w:val="center"/>
              <w:rPr>
                <w:rFonts w:asciiTheme="majorBidi" w:eastAsia="Times New Roman" w:hAnsiTheme="majorBidi" w:cstheme="majorBidi"/>
                <w:b/>
                <w:bCs/>
                <w:color w:val="000000"/>
                <w:sz w:val="20"/>
                <w:szCs w:val="20"/>
              </w:rPr>
            </w:pPr>
            <w:r w:rsidRPr="00653BAD">
              <w:rPr>
                <w:rFonts w:asciiTheme="majorBidi" w:eastAsia="Times New Roman" w:hAnsiTheme="majorBidi" w:cstheme="majorBidi"/>
                <w:b/>
                <w:bCs/>
                <w:color w:val="000000"/>
                <w:sz w:val="20"/>
                <w:szCs w:val="20"/>
              </w:rPr>
              <w:t>Contact Details</w:t>
            </w:r>
          </w:p>
        </w:tc>
      </w:tr>
      <w:tr w:rsidR="00653BAD" w:rsidRPr="00653BAD" w14:paraId="37782899"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2CDF8F37"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Project Advisor</w:t>
            </w:r>
          </w:p>
        </w:tc>
        <w:tc>
          <w:tcPr>
            <w:tcW w:w="258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860D5F"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Dr. Muhammed Bilal</w:t>
            </w:r>
          </w:p>
        </w:tc>
        <w:tc>
          <w:tcPr>
            <w:tcW w:w="141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BBA79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ECE</w:t>
            </w:r>
          </w:p>
        </w:tc>
        <w:tc>
          <w:tcPr>
            <w:tcW w:w="40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18260B" w14:textId="39D1D664"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966 542 791 844</w:t>
            </w:r>
          </w:p>
        </w:tc>
      </w:tr>
      <w:tr w:rsidR="00653BAD" w:rsidRPr="00653BAD" w14:paraId="3FD1479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17BA3CB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Customer</w:t>
            </w:r>
          </w:p>
        </w:tc>
        <w:tc>
          <w:tcPr>
            <w:tcW w:w="2585" w:type="dxa"/>
            <w:vMerge/>
            <w:tcBorders>
              <w:top w:val="nil"/>
              <w:left w:val="single" w:sz="4" w:space="0" w:color="auto"/>
              <w:bottom w:val="single" w:sz="4" w:space="0" w:color="auto"/>
              <w:right w:val="single" w:sz="4" w:space="0" w:color="auto"/>
            </w:tcBorders>
            <w:vAlign w:val="center"/>
            <w:hideMark/>
          </w:tcPr>
          <w:p w14:paraId="5EB7143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1419" w:type="dxa"/>
            <w:vMerge/>
            <w:tcBorders>
              <w:top w:val="nil"/>
              <w:left w:val="single" w:sz="4" w:space="0" w:color="auto"/>
              <w:bottom w:val="single" w:sz="4" w:space="0" w:color="auto"/>
              <w:right w:val="single" w:sz="4" w:space="0" w:color="auto"/>
            </w:tcBorders>
            <w:vAlign w:val="center"/>
            <w:hideMark/>
          </w:tcPr>
          <w:p w14:paraId="30903C02"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vMerge/>
            <w:tcBorders>
              <w:top w:val="nil"/>
              <w:left w:val="single" w:sz="4" w:space="0" w:color="auto"/>
              <w:bottom w:val="single" w:sz="4" w:space="0" w:color="auto"/>
              <w:right w:val="single" w:sz="4" w:space="0" w:color="auto"/>
            </w:tcBorders>
            <w:vAlign w:val="center"/>
            <w:hideMark/>
          </w:tcPr>
          <w:p w14:paraId="285AD60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r>
      <w:tr w:rsidR="00653BAD" w:rsidRPr="00653BAD" w14:paraId="65434D5F" w14:textId="77777777" w:rsidTr="005D550E">
        <w:trPr>
          <w:trHeight w:val="300"/>
        </w:trPr>
        <w:tc>
          <w:tcPr>
            <w:tcW w:w="1705" w:type="dxa"/>
            <w:vMerge w:val="restart"/>
            <w:tcBorders>
              <w:top w:val="nil"/>
              <w:left w:val="single" w:sz="4" w:space="0" w:color="auto"/>
              <w:bottom w:val="single" w:sz="4" w:space="0" w:color="auto"/>
              <w:right w:val="single" w:sz="4" w:space="0" w:color="auto"/>
            </w:tcBorders>
            <w:shd w:val="clear" w:color="000000" w:fill="DBDBDB"/>
            <w:noWrap/>
            <w:vAlign w:val="center"/>
            <w:hideMark/>
          </w:tcPr>
          <w:p w14:paraId="5AB57561"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Team Members</w:t>
            </w:r>
          </w:p>
        </w:tc>
        <w:tc>
          <w:tcPr>
            <w:tcW w:w="2585" w:type="dxa"/>
            <w:tcBorders>
              <w:top w:val="nil"/>
              <w:left w:val="nil"/>
              <w:bottom w:val="single" w:sz="4" w:space="0" w:color="auto"/>
              <w:right w:val="single" w:sz="4" w:space="0" w:color="auto"/>
            </w:tcBorders>
            <w:shd w:val="clear" w:color="auto" w:fill="auto"/>
            <w:noWrap/>
            <w:vAlign w:val="center"/>
            <w:hideMark/>
          </w:tcPr>
          <w:p w14:paraId="7E64E32D" w14:textId="77777777" w:rsidR="00653BAD" w:rsidRPr="00653BAD" w:rsidRDefault="00653BAD" w:rsidP="00653BAD">
            <w:pPr>
              <w:spacing w:after="0" w:line="240" w:lineRule="auto"/>
              <w:jc w:val="center"/>
              <w:rPr>
                <w:rFonts w:asciiTheme="majorBidi" w:eastAsia="Times New Roman" w:hAnsiTheme="majorBidi" w:cstheme="majorBidi"/>
                <w:color w:val="000000"/>
                <w:sz w:val="20"/>
                <w:szCs w:val="20"/>
              </w:rPr>
            </w:pPr>
            <w:proofErr w:type="spellStart"/>
            <w:r w:rsidRPr="00653BAD">
              <w:rPr>
                <w:rFonts w:asciiTheme="majorBidi" w:eastAsia="Times New Roman" w:hAnsiTheme="majorBidi" w:cstheme="majorBidi"/>
                <w:color w:val="000000"/>
                <w:sz w:val="20"/>
                <w:szCs w:val="20"/>
              </w:rPr>
              <w:t>Muhannad</w:t>
            </w:r>
            <w:proofErr w:type="spellEnd"/>
            <w:r w:rsidRPr="00653BAD">
              <w:rPr>
                <w:rFonts w:asciiTheme="majorBidi" w:eastAsia="Times New Roman" w:hAnsiTheme="majorBidi" w:cstheme="majorBidi"/>
                <w:color w:val="000000"/>
                <w:sz w:val="20"/>
                <w:szCs w:val="20"/>
              </w:rPr>
              <w:t xml:space="preserve"> Saeed </w:t>
            </w:r>
            <w:proofErr w:type="spellStart"/>
            <w:r w:rsidRPr="00653BAD">
              <w:rPr>
                <w:rFonts w:asciiTheme="majorBidi" w:eastAsia="Times New Roman" w:hAnsiTheme="majorBidi" w:cstheme="majorBidi"/>
                <w:color w:val="000000"/>
                <w:sz w:val="20"/>
                <w:szCs w:val="20"/>
              </w:rPr>
              <w:t>AlGhamdi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7F6C267C"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730D6E09" w14:textId="0D3ACF42" w:rsidR="00653BAD" w:rsidRPr="00653BAD" w:rsidRDefault="000236B3"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00653BAD" w:rsidRPr="00653BAD">
              <w:rPr>
                <w:rFonts w:asciiTheme="majorBidi" w:eastAsia="Times New Roman" w:hAnsiTheme="majorBidi" w:cstheme="majorBidi"/>
                <w:color w:val="000000"/>
                <w:sz w:val="20"/>
                <w:szCs w:val="20"/>
              </w:rPr>
              <w:t>966 555 664 661</w:t>
            </w:r>
          </w:p>
        </w:tc>
      </w:tr>
      <w:tr w:rsidR="00653BAD" w:rsidRPr="00653BAD" w14:paraId="63B8EA03"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61FC2A53"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21F092D0" w14:textId="6B98CC61"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Sulaiman Abdullah Abbas</w:t>
            </w:r>
          </w:p>
        </w:tc>
        <w:tc>
          <w:tcPr>
            <w:tcW w:w="1419" w:type="dxa"/>
            <w:vMerge/>
            <w:tcBorders>
              <w:top w:val="nil"/>
              <w:left w:val="single" w:sz="4" w:space="0" w:color="auto"/>
              <w:bottom w:val="single" w:sz="4" w:space="0" w:color="auto"/>
              <w:right w:val="single" w:sz="4" w:space="0" w:color="auto"/>
            </w:tcBorders>
            <w:vAlign w:val="center"/>
            <w:hideMark/>
          </w:tcPr>
          <w:p w14:paraId="253CF52E"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2E96A15B" w14:textId="23024F2E" w:rsidR="00653BAD" w:rsidRPr="00653BAD" w:rsidRDefault="00CD7546" w:rsidP="00CD7546">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966 504 624 355</w:t>
            </w:r>
          </w:p>
        </w:tc>
      </w:tr>
      <w:tr w:rsidR="00653BAD" w:rsidRPr="00653BAD" w14:paraId="52C4CEC5" w14:textId="77777777" w:rsidTr="005D550E">
        <w:trPr>
          <w:trHeight w:val="300"/>
        </w:trPr>
        <w:tc>
          <w:tcPr>
            <w:tcW w:w="1705" w:type="dxa"/>
            <w:vMerge/>
            <w:tcBorders>
              <w:top w:val="nil"/>
              <w:left w:val="single" w:sz="4" w:space="0" w:color="auto"/>
              <w:bottom w:val="single" w:sz="4" w:space="0" w:color="auto"/>
              <w:right w:val="single" w:sz="4" w:space="0" w:color="auto"/>
            </w:tcBorders>
            <w:vAlign w:val="center"/>
            <w:hideMark/>
          </w:tcPr>
          <w:p w14:paraId="47F659A5"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2585" w:type="dxa"/>
            <w:tcBorders>
              <w:top w:val="nil"/>
              <w:left w:val="nil"/>
              <w:bottom w:val="single" w:sz="4" w:space="0" w:color="auto"/>
              <w:right w:val="single" w:sz="4" w:space="0" w:color="auto"/>
            </w:tcBorders>
            <w:shd w:val="clear" w:color="auto" w:fill="auto"/>
            <w:noWrap/>
            <w:vAlign w:val="center"/>
            <w:hideMark/>
          </w:tcPr>
          <w:p w14:paraId="50D9DFA3" w14:textId="7B4AD9C5" w:rsidR="00653BAD" w:rsidRPr="00653BAD" w:rsidRDefault="004F6E84" w:rsidP="00653BAD">
            <w:pPr>
              <w:spacing w:after="0" w:line="240" w:lineRule="auto"/>
              <w:jc w:val="center"/>
              <w:rPr>
                <w:rFonts w:asciiTheme="majorBidi" w:eastAsia="Times New Roman" w:hAnsiTheme="majorBidi" w:cstheme="majorBidi"/>
                <w:color w:val="000000"/>
                <w:sz w:val="20"/>
                <w:szCs w:val="20"/>
              </w:rPr>
            </w:pPr>
            <w:r w:rsidRPr="00653BAD">
              <w:rPr>
                <w:rFonts w:asciiTheme="majorBidi" w:eastAsia="Times New Roman" w:hAnsiTheme="majorBidi" w:cstheme="majorBidi"/>
                <w:color w:val="000000"/>
                <w:sz w:val="20"/>
                <w:szCs w:val="20"/>
              </w:rPr>
              <w:t xml:space="preserve">Wael Rabah </w:t>
            </w:r>
            <w:proofErr w:type="spellStart"/>
            <w:r w:rsidRPr="00653BAD">
              <w:rPr>
                <w:rFonts w:asciiTheme="majorBidi" w:eastAsia="Times New Roman" w:hAnsiTheme="majorBidi" w:cstheme="majorBidi"/>
                <w:color w:val="000000"/>
                <w:sz w:val="20"/>
                <w:szCs w:val="20"/>
              </w:rPr>
              <w:t>AlDhaheri</w:t>
            </w:r>
            <w:proofErr w:type="spellEnd"/>
          </w:p>
        </w:tc>
        <w:tc>
          <w:tcPr>
            <w:tcW w:w="1419" w:type="dxa"/>
            <w:vMerge/>
            <w:tcBorders>
              <w:top w:val="nil"/>
              <w:left w:val="single" w:sz="4" w:space="0" w:color="auto"/>
              <w:bottom w:val="single" w:sz="4" w:space="0" w:color="auto"/>
              <w:right w:val="single" w:sz="4" w:space="0" w:color="auto"/>
            </w:tcBorders>
            <w:vAlign w:val="center"/>
            <w:hideMark/>
          </w:tcPr>
          <w:p w14:paraId="5165621B" w14:textId="77777777" w:rsidR="00653BAD" w:rsidRPr="00653BAD" w:rsidRDefault="00653BAD" w:rsidP="00653BAD">
            <w:pPr>
              <w:spacing w:after="0" w:line="240" w:lineRule="auto"/>
              <w:rPr>
                <w:rFonts w:asciiTheme="majorBidi" w:eastAsia="Times New Roman" w:hAnsiTheme="majorBidi" w:cstheme="majorBidi"/>
                <w:color w:val="000000"/>
                <w:sz w:val="20"/>
                <w:szCs w:val="20"/>
              </w:rPr>
            </w:pPr>
          </w:p>
        </w:tc>
        <w:tc>
          <w:tcPr>
            <w:tcW w:w="4006" w:type="dxa"/>
            <w:tcBorders>
              <w:top w:val="nil"/>
              <w:left w:val="nil"/>
              <w:bottom w:val="single" w:sz="4" w:space="0" w:color="auto"/>
              <w:right w:val="single" w:sz="4" w:space="0" w:color="auto"/>
            </w:tcBorders>
            <w:shd w:val="clear" w:color="auto" w:fill="auto"/>
            <w:noWrap/>
            <w:vAlign w:val="bottom"/>
            <w:hideMark/>
          </w:tcPr>
          <w:p w14:paraId="3971833F" w14:textId="77A3FB8F" w:rsidR="00CD7546" w:rsidRPr="00653BAD" w:rsidRDefault="00CD7546" w:rsidP="000236B3">
            <w:pPr>
              <w:spacing w:after="0" w:line="240" w:lineRule="auto"/>
              <w:jc w:val="center"/>
              <w:rPr>
                <w:rFonts w:asciiTheme="majorBidi" w:eastAsia="Times New Roman" w:hAnsiTheme="majorBidi" w:cstheme="majorBidi"/>
                <w:color w:val="000000"/>
                <w:sz w:val="20"/>
                <w:szCs w:val="20"/>
              </w:rPr>
            </w:pPr>
            <w:r w:rsidRPr="004A3D33">
              <w:rPr>
                <w:rFonts w:asciiTheme="majorBidi" w:eastAsia="Times New Roman" w:hAnsiTheme="majorBidi" w:cstheme="majorBidi"/>
                <w:color w:val="000000"/>
                <w:sz w:val="20"/>
                <w:szCs w:val="20"/>
              </w:rPr>
              <w:t>+</w:t>
            </w:r>
            <w:r w:rsidRPr="00653BAD">
              <w:rPr>
                <w:rFonts w:asciiTheme="majorBidi" w:eastAsia="Times New Roman" w:hAnsiTheme="majorBidi" w:cstheme="majorBidi"/>
                <w:color w:val="000000"/>
                <w:sz w:val="20"/>
                <w:szCs w:val="20"/>
              </w:rPr>
              <w:t>966 506 615 899</w:t>
            </w:r>
          </w:p>
        </w:tc>
      </w:tr>
      <w:tr w:rsidR="00AE0693" w:rsidRPr="00AE0693" w14:paraId="7B89258C"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C3655DE" w14:textId="27C5C931" w:rsidR="00AE0693" w:rsidRPr="00AE0693" w:rsidRDefault="00D35E47" w:rsidP="00AE0693">
            <w:pPr>
              <w:spacing w:after="0" w:line="240" w:lineRule="auto"/>
              <w:jc w:val="center"/>
              <w:rPr>
                <w:rFonts w:asciiTheme="majorBidi" w:eastAsia="Times New Roman" w:hAnsiTheme="majorBidi" w:cstheme="majorBidi"/>
                <w:b/>
                <w:bCs/>
                <w:color w:val="FFFFFF"/>
                <w:sz w:val="20"/>
                <w:szCs w:val="20"/>
              </w:rPr>
            </w:pPr>
            <w:r w:rsidRPr="004A3D33">
              <w:rPr>
                <w:rFonts w:asciiTheme="majorBidi" w:eastAsia="Times New Roman" w:hAnsiTheme="majorBidi" w:cstheme="majorBidi"/>
                <w:b/>
                <w:bCs/>
                <w:color w:val="FFFFFF"/>
                <w:sz w:val="20"/>
                <w:szCs w:val="20"/>
              </w:rPr>
              <w:t>3.</w:t>
            </w:r>
            <w:ins w:id="2" w:author="WAEL RABAH W ALDHAHERI" w:date="2021-09-28T21:04:00Z">
              <w:r w:rsidR="00852010">
                <w:rPr>
                  <w:rFonts w:asciiTheme="majorBidi" w:eastAsia="Times New Roman" w:hAnsiTheme="majorBidi" w:cstheme="majorBidi"/>
                  <w:b/>
                  <w:bCs/>
                  <w:color w:val="FFFFFF"/>
                  <w:sz w:val="20"/>
                  <w:szCs w:val="20"/>
                </w:rPr>
                <w:t xml:space="preserve"> </w:t>
              </w:r>
            </w:ins>
            <w:r w:rsidR="00AE0693" w:rsidRPr="00AE0693">
              <w:rPr>
                <w:rFonts w:asciiTheme="majorBidi" w:eastAsia="Times New Roman" w:hAnsiTheme="majorBidi" w:cstheme="majorBidi"/>
                <w:b/>
                <w:bCs/>
                <w:color w:val="FFFFFF"/>
                <w:sz w:val="20"/>
                <w:szCs w:val="20"/>
              </w:rPr>
              <w:t xml:space="preserve">Executive Summary </w:t>
            </w:r>
          </w:p>
        </w:tc>
      </w:tr>
      <w:tr w:rsidR="00AE0693" w:rsidRPr="00AE0693" w14:paraId="313351CF"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57726E75"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Background Summary</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C046F6B" w14:textId="6EDA1CB5"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6FEEF431"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8D6484B"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Situation Description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6FA033C5" w14:textId="408C30C2" w:rsidR="00AE0693" w:rsidRPr="00AE0693" w:rsidRDefault="00AE0693" w:rsidP="00D90176">
            <w:pPr>
              <w:spacing w:after="0" w:line="240" w:lineRule="auto"/>
              <w:jc w:val="both"/>
              <w:rPr>
                <w:rFonts w:asciiTheme="majorBidi" w:eastAsia="Times New Roman" w:hAnsiTheme="majorBidi" w:cstheme="majorBidi"/>
                <w:color w:val="000000"/>
                <w:sz w:val="20"/>
                <w:szCs w:val="20"/>
              </w:rPr>
            </w:pPr>
            <w:r w:rsidRPr="00AE0693">
              <w:rPr>
                <w:rFonts w:asciiTheme="majorBidi" w:eastAsia="Times New Roman" w:hAnsiTheme="majorBidi" w:cstheme="majorBidi"/>
                <w:color w:val="000000"/>
                <w:sz w:val="20"/>
                <w:szCs w:val="20"/>
              </w:rPr>
              <w:t> </w:t>
            </w:r>
          </w:p>
        </w:tc>
      </w:tr>
      <w:tr w:rsidR="00AE0693" w:rsidRPr="00AE0693" w14:paraId="3EB3EAB4"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3D1ADDBC"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Problem Definition</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B9385B" w14:textId="3AE0A3B4" w:rsidR="00D90176" w:rsidRPr="00AE0693" w:rsidRDefault="00D90176" w:rsidP="00D90176">
            <w:pPr>
              <w:jc w:val="both"/>
              <w:rPr>
                <w:rFonts w:asciiTheme="majorBidi" w:hAnsiTheme="majorBidi" w:cstheme="majorBidi"/>
                <w:color w:val="000000" w:themeColor="text1"/>
                <w:sz w:val="20"/>
                <w:szCs w:val="20"/>
              </w:rPr>
            </w:pPr>
            <w:r w:rsidRPr="004A3D33">
              <w:rPr>
                <w:rFonts w:asciiTheme="majorBidi" w:hAnsiTheme="majorBidi" w:cstheme="majorBidi"/>
                <w:color w:val="000000" w:themeColor="text1"/>
                <w:sz w:val="20"/>
                <w:szCs w:val="20"/>
              </w:rPr>
              <w:t>Create a unified and comprehensive delivery network across the KAU campus without human involvement.</w:t>
            </w:r>
          </w:p>
        </w:tc>
      </w:tr>
      <w:tr w:rsidR="00AE0693" w:rsidRPr="00AE0693" w14:paraId="0F553F1A"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center"/>
            <w:hideMark/>
          </w:tcPr>
          <w:p w14:paraId="173FC798" w14:textId="77777777" w:rsidR="00AE0693" w:rsidRPr="00AE0693" w:rsidRDefault="00AE0693" w:rsidP="00E15745">
            <w:pPr>
              <w:spacing w:after="0" w:line="240" w:lineRule="auto"/>
              <w:jc w:val="center"/>
              <w:rPr>
                <w:rFonts w:asciiTheme="majorBidi" w:eastAsia="Times New Roman" w:hAnsiTheme="majorBidi" w:cstheme="majorBidi"/>
                <w:b/>
                <w:bCs/>
                <w:color w:val="000000"/>
                <w:sz w:val="20"/>
                <w:szCs w:val="20"/>
              </w:rPr>
            </w:pPr>
            <w:r w:rsidRPr="00AE0693">
              <w:rPr>
                <w:rFonts w:asciiTheme="majorBidi" w:eastAsia="Times New Roman" w:hAnsiTheme="majorBidi" w:cstheme="majorBidi"/>
                <w:b/>
                <w:bCs/>
                <w:color w:val="000000"/>
                <w:sz w:val="20"/>
                <w:szCs w:val="20"/>
              </w:rPr>
              <w:t>Objectives</w:t>
            </w: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4A478B16" w14:textId="158D754F" w:rsidR="00C37F1A" w:rsidRPr="004A3D33" w:rsidRDefault="00C37F1A" w:rsidP="00C37F1A">
            <w:pPr>
              <w:rPr>
                <w:rFonts w:asciiTheme="majorBidi" w:hAnsiTheme="majorBidi" w:cstheme="majorBidi"/>
                <w:b/>
                <w:bCs/>
                <w:sz w:val="20"/>
                <w:szCs w:val="20"/>
              </w:rPr>
            </w:pPr>
            <w:r w:rsidRPr="004A3D33">
              <w:rPr>
                <w:rFonts w:asciiTheme="majorBidi" w:hAnsiTheme="majorBidi" w:cstheme="majorBidi"/>
                <w:b/>
                <w:bCs/>
                <w:sz w:val="20"/>
                <w:szCs w:val="20"/>
              </w:rPr>
              <w:t>Lower Level:</w:t>
            </w:r>
          </w:p>
          <w:p w14:paraId="35AFAF9F"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Connect the whole university buildings into a single automated delivery network.</w:t>
            </w:r>
          </w:p>
          <w:p w14:paraId="2FF13E6E" w14:textId="77777777"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productivity of employees/students by saving their time.</w:t>
            </w:r>
          </w:p>
          <w:p w14:paraId="54F4C95E" w14:textId="3DC50A0E" w:rsidR="00C37F1A" w:rsidRPr="004A3D33" w:rsidRDefault="00C37F1A" w:rsidP="00C37F1A">
            <w:pPr>
              <w:pStyle w:val="ListParagraph"/>
              <w:numPr>
                <w:ilvl w:val="0"/>
                <w:numId w:val="2"/>
              </w:numPr>
              <w:spacing w:line="259" w:lineRule="auto"/>
              <w:rPr>
                <w:rFonts w:cstheme="majorBidi"/>
                <w:sz w:val="20"/>
                <w:szCs w:val="20"/>
              </w:rPr>
            </w:pPr>
            <w:r w:rsidRPr="004A3D33">
              <w:rPr>
                <w:rFonts w:cstheme="majorBidi"/>
                <w:sz w:val="20"/>
                <w:szCs w:val="20"/>
              </w:rPr>
              <w:t>improve the movement of the economy inside the campus, by providing the infrastructure for an automated delivery option.</w:t>
            </w:r>
          </w:p>
          <w:p w14:paraId="064CA4AF" w14:textId="217B2AA1" w:rsidR="00664AB6" w:rsidRPr="004A3D33" w:rsidRDefault="00664AB6" w:rsidP="00664AB6">
            <w:pPr>
              <w:rPr>
                <w:rFonts w:asciiTheme="majorBidi" w:hAnsiTheme="majorBidi" w:cstheme="majorBidi"/>
                <w:b/>
                <w:bCs/>
                <w:sz w:val="20"/>
                <w:szCs w:val="20"/>
              </w:rPr>
            </w:pPr>
            <w:r w:rsidRPr="004A3D33">
              <w:rPr>
                <w:rFonts w:asciiTheme="majorBidi" w:hAnsiTheme="majorBidi" w:cstheme="majorBidi"/>
                <w:b/>
                <w:bCs/>
                <w:sz w:val="20"/>
                <w:szCs w:val="20"/>
              </w:rPr>
              <w:t>Higher Level:</w:t>
            </w:r>
          </w:p>
          <w:p w14:paraId="45566EC4" w14:textId="3F7DFF59" w:rsidR="00664AB6" w:rsidRPr="004A3D33" w:rsidRDefault="00E15745" w:rsidP="00664AB6">
            <w:pPr>
              <w:pStyle w:val="ListParagraph"/>
              <w:numPr>
                <w:ilvl w:val="0"/>
                <w:numId w:val="3"/>
              </w:numPr>
              <w:spacing w:line="259" w:lineRule="auto"/>
              <w:rPr>
                <w:rFonts w:cstheme="majorBidi"/>
                <w:sz w:val="20"/>
                <w:szCs w:val="20"/>
              </w:rPr>
            </w:pPr>
            <w:r w:rsidRPr="004A3D33">
              <w:rPr>
                <w:rFonts w:cstheme="majorBidi"/>
                <w:sz w:val="20"/>
                <w:szCs w:val="20"/>
              </w:rPr>
              <w:t>P</w:t>
            </w:r>
            <w:r w:rsidR="00664AB6" w:rsidRPr="004A3D33">
              <w:rPr>
                <w:rFonts w:cstheme="majorBidi"/>
                <w:sz w:val="20"/>
                <w:szCs w:val="20"/>
              </w:rPr>
              <w:t>ush to</w:t>
            </w:r>
            <w:r w:rsidR="006D0A91" w:rsidRPr="004A3D33">
              <w:rPr>
                <w:rFonts w:cstheme="majorBidi"/>
                <w:sz w:val="20"/>
                <w:szCs w:val="20"/>
              </w:rPr>
              <w:t xml:space="preserve"> increase development in the</w:t>
            </w:r>
            <w:r w:rsidR="00664AB6" w:rsidRPr="004A3D33">
              <w:rPr>
                <w:rFonts w:cstheme="majorBidi"/>
                <w:sz w:val="20"/>
                <w:szCs w:val="20"/>
              </w:rPr>
              <w:t xml:space="preserve"> tech field industry in Saudi Arabia</w:t>
            </w:r>
            <w:r w:rsidR="002914AE" w:rsidRPr="004A3D33">
              <w:rPr>
                <w:rFonts w:cstheme="majorBidi"/>
                <w:sz w:val="20"/>
                <w:szCs w:val="20"/>
              </w:rPr>
              <w:t>.</w:t>
            </w:r>
          </w:p>
          <w:p w14:paraId="1FE440F4" w14:textId="77777777" w:rsidR="00664AB6" w:rsidRPr="004A3D33" w:rsidRDefault="00664AB6" w:rsidP="00664AB6">
            <w:pPr>
              <w:pStyle w:val="ListParagraph"/>
              <w:numPr>
                <w:ilvl w:val="0"/>
                <w:numId w:val="3"/>
              </w:numPr>
              <w:spacing w:line="259" w:lineRule="auto"/>
              <w:rPr>
                <w:rFonts w:cstheme="majorBidi"/>
                <w:sz w:val="20"/>
                <w:szCs w:val="20"/>
              </w:rPr>
            </w:pPr>
            <w:r w:rsidRPr="004A3D33">
              <w:rPr>
                <w:rFonts w:cstheme="majorBidi"/>
                <w:sz w:val="20"/>
                <w:szCs w:val="20"/>
              </w:rPr>
              <w:t>Raise awareness to decrease the carbon emission, by providing an electrical alternative to gasoline-based vehicles.</w:t>
            </w:r>
          </w:p>
          <w:p w14:paraId="4B1FA1E3" w14:textId="45E03847" w:rsidR="00664AB6" w:rsidRPr="004A3D33" w:rsidRDefault="00664AB6" w:rsidP="00E15745">
            <w:pPr>
              <w:pStyle w:val="ListParagraph"/>
              <w:numPr>
                <w:ilvl w:val="0"/>
                <w:numId w:val="3"/>
              </w:numPr>
              <w:spacing w:line="259" w:lineRule="auto"/>
              <w:rPr>
                <w:rFonts w:cstheme="majorBidi"/>
                <w:sz w:val="20"/>
                <w:szCs w:val="20"/>
                <w:rtl/>
              </w:rPr>
            </w:pPr>
            <w:r w:rsidRPr="004A3D33">
              <w:rPr>
                <w:rFonts w:eastAsia="Times New Roman" w:cstheme="majorBidi"/>
                <w:color w:val="000000"/>
                <w:sz w:val="20"/>
                <w:szCs w:val="20"/>
              </w:rPr>
              <w:t>Encourage upcoming generations to research &amp; develop autonomous solutions.</w:t>
            </w:r>
          </w:p>
          <w:p w14:paraId="04D8E1A6" w14:textId="4DDDF8F5" w:rsidR="00AE0693" w:rsidRPr="00AE0693" w:rsidRDefault="00AE0693" w:rsidP="00AE0693">
            <w:pPr>
              <w:spacing w:after="0" w:line="240" w:lineRule="auto"/>
              <w:rPr>
                <w:rFonts w:asciiTheme="majorBidi" w:eastAsia="Times New Roman" w:hAnsiTheme="majorBidi" w:cstheme="majorBidi"/>
                <w:color w:val="000000"/>
                <w:sz w:val="20"/>
                <w:szCs w:val="20"/>
              </w:rPr>
            </w:pPr>
          </w:p>
        </w:tc>
      </w:tr>
      <w:tr w:rsidR="004F6E84" w:rsidRPr="004F6E84" w14:paraId="782CAD1F" w14:textId="77777777" w:rsidTr="005D550E">
        <w:trPr>
          <w:trHeight w:val="300"/>
        </w:trPr>
        <w:tc>
          <w:tcPr>
            <w:tcW w:w="9715"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4B723A20" w14:textId="34B9B86C" w:rsidR="004F6E84" w:rsidRPr="004F6E84" w:rsidRDefault="00B46152" w:rsidP="004F6E84">
            <w:pPr>
              <w:spacing w:after="0" w:line="240" w:lineRule="auto"/>
              <w:jc w:val="center"/>
              <w:rPr>
                <w:rFonts w:asciiTheme="majorBidi" w:eastAsia="Times New Roman" w:hAnsiTheme="majorBidi" w:cstheme="majorBidi"/>
                <w:color w:val="FFFFFF"/>
              </w:rPr>
            </w:pPr>
            <w:r w:rsidRPr="00852010">
              <w:rPr>
                <w:rFonts w:asciiTheme="majorBidi" w:eastAsia="Times New Roman" w:hAnsiTheme="majorBidi" w:cstheme="majorBidi"/>
                <w:b/>
                <w:bCs/>
                <w:color w:val="FFFFFF"/>
                <w:rPrChange w:id="3" w:author="WAEL RABAH W ALDHAHERI" w:date="2021-09-28T21:04:00Z">
                  <w:rPr>
                    <w:rFonts w:asciiTheme="majorBidi" w:eastAsia="Times New Roman" w:hAnsiTheme="majorBidi" w:cstheme="majorBidi"/>
                    <w:color w:val="FFFFFF"/>
                  </w:rPr>
                </w:rPrChange>
              </w:rPr>
              <w:t>4.</w:t>
            </w:r>
            <w:r w:rsidR="004F6E84" w:rsidRPr="00852010">
              <w:rPr>
                <w:rFonts w:asciiTheme="majorBidi" w:eastAsia="Times New Roman" w:hAnsiTheme="majorBidi" w:cstheme="majorBidi"/>
                <w:b/>
                <w:bCs/>
                <w:color w:val="FFFFFF"/>
                <w:rPrChange w:id="4" w:author="WAEL RABAH W ALDHAHERI" w:date="2021-09-28T21:04:00Z">
                  <w:rPr>
                    <w:rFonts w:asciiTheme="majorBidi" w:eastAsia="Times New Roman" w:hAnsiTheme="majorBidi" w:cstheme="majorBidi"/>
                    <w:color w:val="FFFFFF"/>
                  </w:rPr>
                </w:rPrChange>
              </w:rPr>
              <w:t>Project Purpose</w:t>
            </w:r>
          </w:p>
        </w:tc>
      </w:tr>
      <w:tr w:rsidR="004F6E84" w:rsidRPr="004F6E84" w14:paraId="22538CF2"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64FA73BF" w14:textId="64388C71"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77375F65" w14:textId="4B737D93"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sz w:val="20"/>
                <w:szCs w:val="20"/>
              </w:rPr>
              <w:t> </w:t>
            </w:r>
            <w:r w:rsidRPr="004A3D33">
              <w:rPr>
                <w:rFonts w:asciiTheme="majorBidi" w:eastAsia="Times New Roman" w:hAnsiTheme="majorBidi" w:cstheme="majorBidi"/>
                <w:color w:val="000000"/>
                <w:sz w:val="20"/>
                <w:szCs w:val="20"/>
              </w:rPr>
              <w:t xml:space="preserve">Save time by automating </w:t>
            </w:r>
            <w:r w:rsidR="00000501" w:rsidRPr="004A3D33">
              <w:rPr>
                <w:rFonts w:asciiTheme="majorBidi" w:eastAsia="Times New Roman" w:hAnsiTheme="majorBidi" w:cstheme="majorBidi"/>
                <w:color w:val="000000"/>
                <w:sz w:val="20"/>
                <w:szCs w:val="20"/>
              </w:rPr>
              <w:t>deliveries.</w:t>
            </w:r>
          </w:p>
        </w:tc>
      </w:tr>
      <w:tr w:rsidR="004F6E84" w:rsidRPr="004F6E84" w14:paraId="6571E17B"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7A52DF13" w14:textId="79FF3AC8"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5844E0D3" w14:textId="36DAF7C7" w:rsidR="004F6E84" w:rsidRPr="004F6E84" w:rsidRDefault="004F6E84" w:rsidP="004F6E84">
            <w:pPr>
              <w:spacing w:after="0" w:line="240" w:lineRule="auto"/>
              <w:rPr>
                <w:rFonts w:asciiTheme="majorBidi" w:eastAsia="Times New Roman" w:hAnsiTheme="majorBidi" w:cstheme="majorBidi"/>
                <w:color w:val="000000"/>
                <w:sz w:val="20"/>
                <w:szCs w:val="20"/>
              </w:rPr>
            </w:pPr>
            <w:r w:rsidRPr="004F6E84">
              <w:rPr>
                <w:rFonts w:asciiTheme="majorBidi" w:eastAsia="Times New Roman" w:hAnsiTheme="majorBidi" w:cstheme="majorBidi"/>
                <w:color w:val="000000"/>
                <w:sz w:val="20"/>
                <w:szCs w:val="20"/>
              </w:rPr>
              <w:t> </w:t>
            </w:r>
            <w:r w:rsidR="004A3D33" w:rsidRPr="004A3D33">
              <w:rPr>
                <w:rFonts w:asciiTheme="majorBidi" w:eastAsia="Times New Roman" w:hAnsiTheme="majorBidi" w:cstheme="majorBidi"/>
                <w:color w:val="000000"/>
                <w:sz w:val="20"/>
                <w:szCs w:val="20"/>
              </w:rPr>
              <w:t>Decrease air pollution by removing the need to use cars.</w:t>
            </w:r>
          </w:p>
        </w:tc>
      </w:tr>
      <w:tr w:rsidR="004F6E84" w:rsidRPr="004F6E84" w14:paraId="26287E65" w14:textId="77777777" w:rsidTr="005D550E">
        <w:trPr>
          <w:trHeight w:val="300"/>
        </w:trPr>
        <w:tc>
          <w:tcPr>
            <w:tcW w:w="1705" w:type="dxa"/>
            <w:tcBorders>
              <w:top w:val="nil"/>
              <w:left w:val="single" w:sz="4" w:space="0" w:color="auto"/>
              <w:bottom w:val="single" w:sz="4" w:space="0" w:color="auto"/>
              <w:right w:val="single" w:sz="4" w:space="0" w:color="auto"/>
            </w:tcBorders>
            <w:shd w:val="clear" w:color="000000" w:fill="DBDBDB"/>
            <w:noWrap/>
            <w:vAlign w:val="bottom"/>
            <w:hideMark/>
          </w:tcPr>
          <w:p w14:paraId="5CE41BED" w14:textId="4F7EF13C" w:rsidR="004F6E84" w:rsidRPr="004A3D33" w:rsidRDefault="004F6E84" w:rsidP="002304B3">
            <w:pPr>
              <w:pStyle w:val="ListParagraph"/>
              <w:numPr>
                <w:ilvl w:val="0"/>
                <w:numId w:val="4"/>
              </w:numPr>
              <w:spacing w:after="0" w:line="240" w:lineRule="auto"/>
              <w:jc w:val="center"/>
              <w:rPr>
                <w:rFonts w:eastAsia="Times New Roman" w:cstheme="majorBidi"/>
                <w:color w:val="000000"/>
                <w:sz w:val="20"/>
                <w:szCs w:val="18"/>
              </w:rPr>
            </w:pPr>
          </w:p>
        </w:tc>
        <w:tc>
          <w:tcPr>
            <w:tcW w:w="8010" w:type="dxa"/>
            <w:gridSpan w:val="3"/>
            <w:tcBorders>
              <w:top w:val="nil"/>
              <w:left w:val="nil"/>
              <w:bottom w:val="single" w:sz="4" w:space="0" w:color="auto"/>
              <w:right w:val="single" w:sz="4" w:space="0" w:color="auto"/>
            </w:tcBorders>
            <w:shd w:val="clear" w:color="auto" w:fill="auto"/>
            <w:noWrap/>
            <w:vAlign w:val="bottom"/>
            <w:hideMark/>
          </w:tcPr>
          <w:p w14:paraId="361030AF" w14:textId="651FC4E9" w:rsidR="004F6E84" w:rsidRPr="004F6E84" w:rsidRDefault="004F6E84" w:rsidP="004F6E84">
            <w:pPr>
              <w:spacing w:after="0" w:line="240" w:lineRule="auto"/>
              <w:rPr>
                <w:rFonts w:asciiTheme="majorBidi" w:eastAsia="Times New Roman" w:hAnsiTheme="majorBidi" w:cstheme="majorBidi"/>
                <w:color w:val="000000"/>
              </w:rPr>
            </w:pPr>
            <w:r w:rsidRPr="004F6E84">
              <w:rPr>
                <w:rFonts w:asciiTheme="majorBidi" w:eastAsia="Times New Roman" w:hAnsiTheme="majorBidi" w:cstheme="majorBidi"/>
                <w:color w:val="000000"/>
              </w:rPr>
              <w:t> </w:t>
            </w:r>
            <w:r w:rsidR="0066212C" w:rsidRPr="00E13865">
              <w:rPr>
                <w:rFonts w:asciiTheme="majorBidi" w:eastAsia="Times New Roman" w:hAnsiTheme="majorBidi" w:cstheme="majorBidi"/>
                <w:color w:val="000000"/>
                <w:sz w:val="20"/>
                <w:szCs w:val="20"/>
              </w:rPr>
              <w:t>Encourage automation in Saudi Arabia</w:t>
            </w:r>
          </w:p>
        </w:tc>
      </w:tr>
    </w:tbl>
    <w:p w14:paraId="62DAE2E1" w14:textId="3449C6CE" w:rsidR="00C23079" w:rsidRDefault="00C23079" w:rsidP="00F13440">
      <w:pPr>
        <w:jc w:val="both"/>
        <w:rPr>
          <w:rFonts w:asciiTheme="majorBidi" w:hAnsiTheme="majorBidi" w:cstheme="majorBidi"/>
          <w:b/>
          <w:bCs/>
          <w:sz w:val="20"/>
          <w:szCs w:val="20"/>
        </w:rPr>
      </w:pPr>
    </w:p>
    <w:p w14:paraId="0D5CA7CD" w14:textId="369E2A95" w:rsidR="003D3E70" w:rsidRDefault="003D3E70" w:rsidP="00F13440">
      <w:pPr>
        <w:jc w:val="both"/>
        <w:rPr>
          <w:rFonts w:asciiTheme="majorBidi" w:hAnsiTheme="majorBidi" w:cstheme="majorBidi"/>
          <w:b/>
          <w:bCs/>
          <w:sz w:val="20"/>
          <w:szCs w:val="20"/>
        </w:rPr>
      </w:pPr>
    </w:p>
    <w:p w14:paraId="6CD45810" w14:textId="29435806" w:rsidR="003D3E70" w:rsidRDefault="003D3E70" w:rsidP="00F13440">
      <w:pPr>
        <w:jc w:val="both"/>
        <w:rPr>
          <w:rFonts w:asciiTheme="majorBidi" w:hAnsiTheme="majorBidi" w:cstheme="majorBidi"/>
          <w:b/>
          <w:bCs/>
          <w:sz w:val="20"/>
          <w:szCs w:val="20"/>
        </w:rPr>
      </w:pPr>
    </w:p>
    <w:p w14:paraId="17949B8C" w14:textId="3B201AA2" w:rsidR="003D3E70" w:rsidRDefault="003D3E70" w:rsidP="00F13440">
      <w:pPr>
        <w:jc w:val="both"/>
        <w:rPr>
          <w:rFonts w:asciiTheme="majorBidi" w:hAnsiTheme="majorBidi" w:cstheme="majorBidi"/>
          <w:b/>
          <w:bCs/>
          <w:sz w:val="20"/>
          <w:szCs w:val="20"/>
        </w:rPr>
      </w:pPr>
    </w:p>
    <w:p w14:paraId="59AA8B59" w14:textId="77777777" w:rsidR="003D3E70" w:rsidRPr="004A3D33" w:rsidRDefault="003D3E70" w:rsidP="00F13440">
      <w:pPr>
        <w:jc w:val="both"/>
        <w:rPr>
          <w:rFonts w:asciiTheme="majorBidi" w:hAnsiTheme="majorBidi" w:cstheme="majorBidi"/>
          <w:b/>
          <w:bCs/>
          <w:sz w:val="20"/>
          <w:szCs w:val="20"/>
        </w:rPr>
      </w:pPr>
    </w:p>
    <w:p w14:paraId="67EC9395" w14:textId="77777777" w:rsidR="00F13440" w:rsidRPr="004A3D33" w:rsidRDefault="00F13440" w:rsidP="00F13440">
      <w:pPr>
        <w:rPr>
          <w:rFonts w:asciiTheme="majorBidi" w:hAnsiTheme="majorBidi" w:cstheme="majorBidi"/>
          <w:sz w:val="20"/>
          <w:szCs w:val="20"/>
        </w:rPr>
      </w:pPr>
    </w:p>
    <w:tbl>
      <w:tblPr>
        <w:tblW w:w="9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8350"/>
      </w:tblGrid>
      <w:tr w:rsidR="003D3E70" w:rsidRPr="005D550E" w14:paraId="6828D289" w14:textId="77777777" w:rsidTr="008078F8">
        <w:trPr>
          <w:trHeight w:val="350"/>
        </w:trPr>
        <w:tc>
          <w:tcPr>
            <w:tcW w:w="9777" w:type="dxa"/>
            <w:gridSpan w:val="2"/>
            <w:shd w:val="clear" w:color="000000" w:fill="4472C4"/>
            <w:noWrap/>
            <w:vAlign w:val="center"/>
            <w:hideMark/>
          </w:tcPr>
          <w:p w14:paraId="31B0D6AF" w14:textId="53E4C6B3" w:rsidR="003D3E70" w:rsidRPr="005D550E" w:rsidRDefault="003D3E70" w:rsidP="00DC1A2B">
            <w:pPr>
              <w:spacing w:after="0" w:line="240" w:lineRule="auto"/>
              <w:jc w:val="center"/>
              <w:rPr>
                <w:rFonts w:ascii="Times New Roman" w:eastAsia="Times New Roman" w:hAnsi="Times New Roman" w:cs="Times New Roman"/>
                <w:b/>
                <w:bCs/>
                <w:color w:val="FFFFFF"/>
                <w:sz w:val="20"/>
                <w:szCs w:val="20"/>
              </w:rPr>
            </w:pPr>
            <w:r w:rsidRPr="00E52502">
              <w:rPr>
                <w:rFonts w:ascii="Times New Roman" w:eastAsia="Times New Roman" w:hAnsi="Times New Roman" w:cs="Times New Roman"/>
                <w:b/>
                <w:bCs/>
                <w:color w:val="FFFFFF"/>
              </w:rPr>
              <w:lastRenderedPageBreak/>
              <w:t>5.</w:t>
            </w:r>
            <w:ins w:id="5" w:author="WAEL RABAH W ALDHAHERI" w:date="2021-09-28T21:04:00Z">
              <w:r w:rsidR="00852010">
                <w:rPr>
                  <w:rFonts w:ascii="Times New Roman" w:eastAsia="Times New Roman" w:hAnsi="Times New Roman" w:cs="Times New Roman"/>
                  <w:b/>
                  <w:bCs/>
                  <w:color w:val="FFFFFF"/>
                </w:rPr>
                <w:t xml:space="preserve"> </w:t>
              </w:r>
            </w:ins>
            <w:r w:rsidRPr="005D550E">
              <w:rPr>
                <w:rFonts w:ascii="Times New Roman" w:eastAsia="Times New Roman" w:hAnsi="Times New Roman" w:cs="Times New Roman"/>
                <w:b/>
                <w:bCs/>
                <w:color w:val="FFFFFF"/>
              </w:rPr>
              <w:t>Project Description</w:t>
            </w:r>
          </w:p>
        </w:tc>
      </w:tr>
      <w:tr w:rsidR="003D3E70" w:rsidRPr="005D550E" w14:paraId="06B26F77" w14:textId="77777777" w:rsidTr="008078F8">
        <w:trPr>
          <w:trHeight w:val="1034"/>
        </w:trPr>
        <w:tc>
          <w:tcPr>
            <w:tcW w:w="9777" w:type="dxa"/>
            <w:gridSpan w:val="2"/>
            <w:shd w:val="clear" w:color="auto" w:fill="auto"/>
            <w:noWrap/>
            <w:vAlign w:val="bottom"/>
            <w:hideMark/>
          </w:tcPr>
          <w:p w14:paraId="1A7DCC36" w14:textId="77777777" w:rsidR="00E52502" w:rsidRDefault="003D3E70" w:rsidP="00DC1A2B">
            <w:pPr>
              <w:spacing w:after="0" w:line="240" w:lineRule="auto"/>
              <w:jc w:val="both"/>
              <w:rPr>
                <w:rFonts w:asciiTheme="majorBidi" w:eastAsia="Times New Roman" w:hAnsiTheme="majorBidi" w:cstheme="majorBidi"/>
                <w:color w:val="000000"/>
                <w:sz w:val="20"/>
                <w:szCs w:val="20"/>
              </w:rPr>
            </w:pPr>
            <w:r w:rsidRPr="005D550E">
              <w:rPr>
                <w:rFonts w:ascii="Calibri" w:eastAsia="Times New Roman" w:hAnsi="Calibri" w:cs="Calibri"/>
                <w:color w:val="000000"/>
              </w:rPr>
              <w:t> </w:t>
            </w:r>
            <w:r>
              <w:rPr>
                <w:rFonts w:ascii="Calibri" w:eastAsia="Times New Roman" w:hAnsi="Calibri" w:cs="Calibri"/>
                <w:color w:val="000000"/>
              </w:rPr>
              <w:t xml:space="preserve">           </w:t>
            </w:r>
            <w:r w:rsidRPr="00264B0E">
              <w:rPr>
                <w:rFonts w:asciiTheme="majorBidi" w:eastAsia="Times New Roman" w:hAnsiTheme="majorBidi" w:cstheme="majorBidi"/>
                <w:color w:val="000000"/>
                <w:sz w:val="20"/>
                <w:szCs w:val="20"/>
              </w:rPr>
              <w:t>The project at hand is a needed change in KAU. With the ever-growing need for packages to be delivered, the solution should help solve the issue. First, it must be autonomous and move around objects in order not to crash into them. To reach that, it might need a visualization device or sensors to detect the objects. Second, it needs to carry the packages to the destination. Finally, the packages need to be delivered from a specific point to another.</w:t>
            </w:r>
          </w:p>
          <w:p w14:paraId="188CBAA5" w14:textId="346825C5" w:rsidR="003D3E70" w:rsidRDefault="003D3E70" w:rsidP="00DC1A2B">
            <w:pPr>
              <w:spacing w:after="0" w:line="240" w:lineRule="auto"/>
              <w:jc w:val="both"/>
              <w:rPr>
                <w:rFonts w:asciiTheme="majorBidi" w:eastAsia="Times New Roman" w:hAnsiTheme="majorBidi" w:cstheme="majorBidi"/>
                <w:color w:val="000000"/>
                <w:sz w:val="20"/>
                <w:szCs w:val="20"/>
              </w:rPr>
            </w:pPr>
            <w:r w:rsidRPr="00264B0E">
              <w:rPr>
                <w:rFonts w:asciiTheme="majorBidi" w:eastAsia="Times New Roman" w:hAnsiTheme="majorBidi" w:cstheme="majorBidi"/>
                <w:color w:val="000000"/>
                <w:sz w:val="20"/>
                <w:szCs w:val="20"/>
              </w:rPr>
              <w:t xml:space="preserve"> </w:t>
            </w:r>
          </w:p>
          <w:p w14:paraId="0121BF3E" w14:textId="7080CEDC" w:rsidR="008D0896" w:rsidRPr="005D550E" w:rsidRDefault="008D0896" w:rsidP="00DC1A2B">
            <w:pPr>
              <w:spacing w:after="0" w:line="240" w:lineRule="auto"/>
              <w:jc w:val="both"/>
              <w:rPr>
                <w:rFonts w:asciiTheme="majorBidi" w:eastAsia="Times New Roman" w:hAnsiTheme="majorBidi" w:cstheme="majorBidi"/>
                <w:color w:val="000000"/>
                <w:sz w:val="20"/>
                <w:szCs w:val="20"/>
              </w:rPr>
            </w:pPr>
          </w:p>
        </w:tc>
      </w:tr>
      <w:tr w:rsidR="008D0896" w:rsidRPr="008D0896" w14:paraId="40AF9450"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943"/>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255E367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Musts</w:t>
            </w:r>
          </w:p>
        </w:tc>
        <w:tc>
          <w:tcPr>
            <w:tcW w:w="8350" w:type="dxa"/>
            <w:tcBorders>
              <w:top w:val="single" w:sz="4" w:space="0" w:color="auto"/>
              <w:left w:val="nil"/>
              <w:bottom w:val="single" w:sz="4" w:space="0" w:color="auto"/>
              <w:right w:val="single" w:sz="4" w:space="0" w:color="auto"/>
            </w:tcBorders>
            <w:shd w:val="clear" w:color="auto" w:fill="auto"/>
            <w:noWrap/>
            <w:vAlign w:val="center"/>
            <w:hideMark/>
          </w:tcPr>
          <w:p w14:paraId="165743DF" w14:textId="77777777" w:rsidR="009D4546" w:rsidRPr="00D44D20" w:rsidRDefault="009D4546" w:rsidP="009D4546">
            <w:pPr>
              <w:pStyle w:val="ListParagraph"/>
              <w:numPr>
                <w:ilvl w:val="0"/>
                <w:numId w:val="4"/>
              </w:numPr>
              <w:rPr>
                <w:sz w:val="20"/>
                <w:szCs w:val="20"/>
              </w:rPr>
            </w:pPr>
            <w:r w:rsidRPr="00D44D20">
              <w:rPr>
                <w:sz w:val="20"/>
                <w:szCs w:val="20"/>
              </w:rPr>
              <w:t>The ability to move around the campus autonomously</w:t>
            </w:r>
          </w:p>
          <w:p w14:paraId="2CD38FCA" w14:textId="77777777" w:rsidR="009D4546" w:rsidRPr="00D44D20" w:rsidRDefault="009D4546" w:rsidP="009D4546">
            <w:pPr>
              <w:pStyle w:val="ListParagraph"/>
              <w:numPr>
                <w:ilvl w:val="0"/>
                <w:numId w:val="4"/>
              </w:numPr>
              <w:rPr>
                <w:sz w:val="20"/>
                <w:szCs w:val="20"/>
              </w:rPr>
            </w:pPr>
            <w:r w:rsidRPr="00D44D20">
              <w:rPr>
                <w:sz w:val="20"/>
                <w:szCs w:val="20"/>
              </w:rPr>
              <w:t>Ensures the safety of the packages (re-state)</w:t>
            </w:r>
          </w:p>
          <w:p w14:paraId="4B4000B0" w14:textId="4F381E7F" w:rsidR="009D4546" w:rsidRPr="00D44D20" w:rsidRDefault="009D4546" w:rsidP="009D4546">
            <w:pPr>
              <w:pStyle w:val="ListParagraph"/>
              <w:numPr>
                <w:ilvl w:val="0"/>
                <w:numId w:val="4"/>
              </w:numPr>
              <w:rPr>
                <w:sz w:val="20"/>
                <w:szCs w:val="20"/>
              </w:rPr>
            </w:pPr>
            <w:r w:rsidRPr="00D44D20">
              <w:rPr>
                <w:sz w:val="20"/>
                <w:szCs w:val="20"/>
              </w:rPr>
              <w:t>Includes a storage unit for the shipments.</w:t>
            </w:r>
          </w:p>
          <w:p w14:paraId="716744A3" w14:textId="36EC3644" w:rsidR="009D4546" w:rsidRPr="00D44D20" w:rsidRDefault="009D4546" w:rsidP="009D4546">
            <w:pPr>
              <w:pStyle w:val="ListParagraph"/>
              <w:numPr>
                <w:ilvl w:val="0"/>
                <w:numId w:val="4"/>
              </w:numPr>
              <w:rPr>
                <w:sz w:val="20"/>
                <w:szCs w:val="20"/>
              </w:rPr>
            </w:pPr>
            <w:r w:rsidRPr="00D44D20">
              <w:rPr>
                <w:sz w:val="20"/>
                <w:szCs w:val="20"/>
              </w:rPr>
              <w:t>Tamper proof electronic components</w:t>
            </w:r>
          </w:p>
          <w:p w14:paraId="21C12637" w14:textId="77777777" w:rsidR="009D4546" w:rsidRPr="00D44D20" w:rsidRDefault="009D4546" w:rsidP="009D4546">
            <w:pPr>
              <w:pStyle w:val="ListParagraph"/>
              <w:numPr>
                <w:ilvl w:val="0"/>
                <w:numId w:val="4"/>
              </w:numPr>
              <w:rPr>
                <w:sz w:val="20"/>
                <w:szCs w:val="20"/>
              </w:rPr>
            </w:pPr>
            <w:r w:rsidRPr="00D44D20">
              <w:rPr>
                <w:sz w:val="20"/>
                <w:szCs w:val="20"/>
              </w:rPr>
              <w:t>Made from durable material</w:t>
            </w:r>
          </w:p>
          <w:p w14:paraId="09E3CF58" w14:textId="70A2ED30" w:rsidR="009D4546" w:rsidRPr="00D44D20" w:rsidRDefault="009D4546" w:rsidP="009D4546">
            <w:pPr>
              <w:pStyle w:val="ListParagraph"/>
              <w:numPr>
                <w:ilvl w:val="0"/>
                <w:numId w:val="4"/>
              </w:numPr>
              <w:rPr>
                <w:sz w:val="20"/>
                <w:szCs w:val="20"/>
              </w:rPr>
            </w:pPr>
            <w:r w:rsidRPr="00D44D20">
              <w:rPr>
                <w:sz w:val="20"/>
                <w:szCs w:val="20"/>
              </w:rPr>
              <w:t>Operate within 5km/h</w:t>
            </w:r>
          </w:p>
          <w:p w14:paraId="2A5CAEED" w14:textId="5275FD31" w:rsidR="008D0896" w:rsidRPr="00D44D20" w:rsidRDefault="009D4546" w:rsidP="009D4546">
            <w:pPr>
              <w:pStyle w:val="ListParagraph"/>
              <w:numPr>
                <w:ilvl w:val="0"/>
                <w:numId w:val="4"/>
              </w:numPr>
              <w:rPr>
                <w:sz w:val="20"/>
                <w:szCs w:val="20"/>
              </w:rPr>
            </w:pPr>
            <w:r w:rsidRPr="00D44D20">
              <w:rPr>
                <w:sz w:val="20"/>
                <w:szCs w:val="20"/>
              </w:rPr>
              <w:t>Can carry weight within (80kg).</w:t>
            </w:r>
            <w:r w:rsidR="008D0896" w:rsidRPr="00D44D20">
              <w:rPr>
                <w:rFonts w:eastAsia="Times New Roman" w:cstheme="majorBidi"/>
                <w:color w:val="000000"/>
                <w:sz w:val="20"/>
                <w:szCs w:val="20"/>
              </w:rPr>
              <w:t> </w:t>
            </w:r>
          </w:p>
        </w:tc>
      </w:tr>
      <w:tr w:rsidR="008D0896" w:rsidRPr="008D0896" w14:paraId="047C304E"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AD98F37"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Wants</w:t>
            </w:r>
          </w:p>
        </w:tc>
        <w:tc>
          <w:tcPr>
            <w:tcW w:w="8350" w:type="dxa"/>
            <w:tcBorders>
              <w:top w:val="nil"/>
              <w:left w:val="nil"/>
              <w:bottom w:val="single" w:sz="4" w:space="0" w:color="auto"/>
              <w:right w:val="single" w:sz="4" w:space="0" w:color="auto"/>
            </w:tcBorders>
            <w:shd w:val="clear" w:color="auto" w:fill="auto"/>
            <w:noWrap/>
            <w:vAlign w:val="center"/>
            <w:hideMark/>
          </w:tcPr>
          <w:p w14:paraId="7A7F9964" w14:textId="0F8DFA11" w:rsidR="009D4546" w:rsidRPr="00D44D20" w:rsidRDefault="009D4546" w:rsidP="009D4546">
            <w:pPr>
              <w:pStyle w:val="ListParagraph"/>
              <w:numPr>
                <w:ilvl w:val="0"/>
                <w:numId w:val="7"/>
              </w:numPr>
              <w:spacing w:after="0" w:line="240" w:lineRule="auto"/>
              <w:rPr>
                <w:sz w:val="20"/>
                <w:szCs w:val="20"/>
              </w:rPr>
            </w:pPr>
            <w:r w:rsidRPr="00D44D20">
              <w:rPr>
                <w:sz w:val="20"/>
                <w:szCs w:val="20"/>
              </w:rPr>
              <w:t>Neat design</w:t>
            </w:r>
          </w:p>
          <w:p w14:paraId="0C2C8984" w14:textId="413A63A9" w:rsidR="009D4546" w:rsidRPr="00D44D20" w:rsidRDefault="009D4546" w:rsidP="009D4546">
            <w:pPr>
              <w:pStyle w:val="ListParagraph"/>
              <w:numPr>
                <w:ilvl w:val="0"/>
                <w:numId w:val="7"/>
              </w:numPr>
              <w:spacing w:line="259" w:lineRule="auto"/>
              <w:rPr>
                <w:sz w:val="20"/>
                <w:szCs w:val="20"/>
              </w:rPr>
            </w:pPr>
            <w:r w:rsidRPr="00D44D20">
              <w:rPr>
                <w:sz w:val="20"/>
                <w:szCs w:val="20"/>
              </w:rPr>
              <w:t>Does not procure harmful gas emissions.</w:t>
            </w:r>
          </w:p>
          <w:p w14:paraId="23A44DEB"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carry weight within (120kg).</w:t>
            </w:r>
          </w:p>
          <w:p w14:paraId="714DF65A" w14:textId="77777777" w:rsidR="009D4546" w:rsidRPr="00D44D20" w:rsidRDefault="009D4546" w:rsidP="009D4546">
            <w:pPr>
              <w:pStyle w:val="ListParagraph"/>
              <w:numPr>
                <w:ilvl w:val="0"/>
                <w:numId w:val="7"/>
              </w:numPr>
              <w:spacing w:line="259" w:lineRule="auto"/>
              <w:rPr>
                <w:sz w:val="20"/>
                <w:szCs w:val="20"/>
              </w:rPr>
            </w:pPr>
            <w:r w:rsidRPr="00D44D20">
              <w:rPr>
                <w:sz w:val="20"/>
                <w:szCs w:val="20"/>
              </w:rPr>
              <w:t>Can charge using charging stations.</w:t>
            </w:r>
          </w:p>
          <w:p w14:paraId="7757F5C3" w14:textId="3D6BD3DA" w:rsidR="008D0896" w:rsidRPr="00D44D20" w:rsidRDefault="009D4546" w:rsidP="009D4546">
            <w:pPr>
              <w:pStyle w:val="ListParagraph"/>
              <w:numPr>
                <w:ilvl w:val="0"/>
                <w:numId w:val="7"/>
              </w:numPr>
              <w:rPr>
                <w:sz w:val="20"/>
                <w:szCs w:val="20"/>
              </w:rPr>
            </w:pPr>
            <w:r w:rsidRPr="00D44D20">
              <w:rPr>
                <w:sz w:val="20"/>
                <w:szCs w:val="20"/>
              </w:rPr>
              <w:t>Costs less than 2500 SAR</w:t>
            </w:r>
            <w:r w:rsidR="008D0896" w:rsidRPr="00D44D20">
              <w:rPr>
                <w:rFonts w:eastAsia="Times New Roman" w:cstheme="majorBidi"/>
                <w:color w:val="000000"/>
                <w:sz w:val="20"/>
                <w:szCs w:val="20"/>
              </w:rPr>
              <w:t> </w:t>
            </w:r>
          </w:p>
        </w:tc>
      </w:tr>
      <w:tr w:rsidR="008D0896" w:rsidRPr="008D0896" w14:paraId="1689A559"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223"/>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2B55DA8F"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Assumptions</w:t>
            </w:r>
          </w:p>
        </w:tc>
        <w:tc>
          <w:tcPr>
            <w:tcW w:w="8350" w:type="dxa"/>
            <w:tcBorders>
              <w:top w:val="nil"/>
              <w:left w:val="nil"/>
              <w:bottom w:val="single" w:sz="4" w:space="0" w:color="auto"/>
              <w:right w:val="single" w:sz="4" w:space="0" w:color="auto"/>
            </w:tcBorders>
            <w:shd w:val="clear" w:color="auto" w:fill="auto"/>
            <w:noWrap/>
            <w:vAlign w:val="center"/>
            <w:hideMark/>
          </w:tcPr>
          <w:p w14:paraId="36214C63" w14:textId="77777777" w:rsidR="00E52502" w:rsidRPr="00D44D20" w:rsidRDefault="00E52502" w:rsidP="00E52502">
            <w:pPr>
              <w:pStyle w:val="ListParagraph"/>
              <w:numPr>
                <w:ilvl w:val="0"/>
                <w:numId w:val="9"/>
              </w:numPr>
              <w:rPr>
                <w:sz w:val="20"/>
                <w:szCs w:val="20"/>
              </w:rPr>
            </w:pPr>
            <w:r w:rsidRPr="00D44D20">
              <w:rPr>
                <w:sz w:val="20"/>
                <w:szCs w:val="20"/>
              </w:rPr>
              <w:t>the university network covers the whole campus or at least a 4G connection is available.</w:t>
            </w:r>
          </w:p>
          <w:p w14:paraId="367C3853" w14:textId="77777777" w:rsidR="00E52502" w:rsidRPr="00D44D20" w:rsidRDefault="00E52502" w:rsidP="00E52502">
            <w:pPr>
              <w:pStyle w:val="ListParagraph"/>
              <w:numPr>
                <w:ilvl w:val="0"/>
                <w:numId w:val="9"/>
              </w:numPr>
              <w:rPr>
                <w:sz w:val="20"/>
                <w:szCs w:val="20"/>
              </w:rPr>
            </w:pPr>
            <w:r w:rsidRPr="00D44D20">
              <w:rPr>
                <w:sz w:val="20"/>
                <w:szCs w:val="20"/>
              </w:rPr>
              <w:t>no lock-down or any action that can limit our visits to the targeted campus.</w:t>
            </w:r>
          </w:p>
          <w:p w14:paraId="56899122" w14:textId="77777777" w:rsidR="00E52502" w:rsidRPr="00D44D20" w:rsidRDefault="00E52502" w:rsidP="00E52502">
            <w:pPr>
              <w:pStyle w:val="ListParagraph"/>
              <w:numPr>
                <w:ilvl w:val="0"/>
                <w:numId w:val="9"/>
              </w:numPr>
              <w:rPr>
                <w:sz w:val="20"/>
                <w:szCs w:val="20"/>
              </w:rPr>
            </w:pPr>
            <w:r w:rsidRPr="00D44D20">
              <w:rPr>
                <w:sz w:val="20"/>
                <w:szCs w:val="20"/>
              </w:rPr>
              <w:t>no temporary or constructional change on the campus map.</w:t>
            </w:r>
          </w:p>
          <w:p w14:paraId="17AE5899" w14:textId="0286D5E8" w:rsidR="008D0896" w:rsidRPr="00D44D20" w:rsidRDefault="00E52502" w:rsidP="00E52502">
            <w:pPr>
              <w:pStyle w:val="ListParagraph"/>
              <w:numPr>
                <w:ilvl w:val="0"/>
                <w:numId w:val="9"/>
              </w:numPr>
              <w:rPr>
                <w:sz w:val="20"/>
                <w:szCs w:val="20"/>
              </w:rPr>
            </w:pPr>
            <w:r w:rsidRPr="00D44D20">
              <w:rPr>
                <w:sz w:val="20"/>
                <w:szCs w:val="20"/>
              </w:rPr>
              <w:t>It is allowed to operate prototypes within the campus roads &amp; facilities.</w:t>
            </w:r>
          </w:p>
        </w:tc>
      </w:tr>
      <w:tr w:rsidR="008D0896" w:rsidRPr="008D0896" w14:paraId="3EB15226"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99910EA" w14:textId="77777777" w:rsidR="008D0896" w:rsidRPr="008D0896" w:rsidRDefault="008D0896" w:rsidP="008D0896">
            <w:pPr>
              <w:spacing w:after="0" w:line="240" w:lineRule="auto"/>
              <w:jc w:val="center"/>
              <w:rPr>
                <w:rFonts w:asciiTheme="majorBidi" w:eastAsia="Times New Roman" w:hAnsiTheme="majorBidi" w:cstheme="majorBidi"/>
                <w:b/>
                <w:bCs/>
                <w:color w:val="000000"/>
              </w:rPr>
            </w:pPr>
            <w:r w:rsidRPr="008D0896">
              <w:rPr>
                <w:rFonts w:asciiTheme="majorBidi" w:eastAsia="Times New Roman" w:hAnsiTheme="majorBidi" w:cstheme="majorBidi"/>
                <w:b/>
                <w:bCs/>
                <w:color w:val="000000"/>
              </w:rPr>
              <w:t>Constraints</w:t>
            </w:r>
          </w:p>
        </w:tc>
        <w:tc>
          <w:tcPr>
            <w:tcW w:w="8350" w:type="dxa"/>
            <w:tcBorders>
              <w:top w:val="nil"/>
              <w:left w:val="nil"/>
              <w:bottom w:val="single" w:sz="4" w:space="0" w:color="auto"/>
              <w:right w:val="single" w:sz="4" w:space="0" w:color="auto"/>
            </w:tcBorders>
            <w:shd w:val="clear" w:color="auto" w:fill="auto"/>
            <w:noWrap/>
            <w:vAlign w:val="center"/>
            <w:hideMark/>
          </w:tcPr>
          <w:p w14:paraId="431797D9" w14:textId="77777777" w:rsidR="00E52502" w:rsidRPr="00D44D20" w:rsidRDefault="008D0896" w:rsidP="00E52502">
            <w:pPr>
              <w:pStyle w:val="ListParagraph"/>
              <w:numPr>
                <w:ilvl w:val="0"/>
                <w:numId w:val="11"/>
              </w:numPr>
              <w:rPr>
                <w:sz w:val="20"/>
                <w:szCs w:val="20"/>
              </w:rPr>
            </w:pPr>
            <w:r w:rsidRPr="008D0896">
              <w:rPr>
                <w:rFonts w:eastAsia="Times New Roman" w:cstheme="majorBidi"/>
                <w:color w:val="000000"/>
                <w:sz w:val="20"/>
                <w:szCs w:val="20"/>
              </w:rPr>
              <w:t> </w:t>
            </w:r>
            <w:r w:rsidR="00E52502" w:rsidRPr="00D44D20">
              <w:rPr>
                <w:sz w:val="20"/>
                <w:szCs w:val="20"/>
              </w:rPr>
              <w:t>The cost of the project must not exceed 5000 SAR</w:t>
            </w:r>
          </w:p>
          <w:p w14:paraId="7B29321A" w14:textId="77777777" w:rsidR="00E52502" w:rsidRPr="00D44D20" w:rsidRDefault="00E52502" w:rsidP="00E52502">
            <w:pPr>
              <w:pStyle w:val="ListParagraph"/>
              <w:numPr>
                <w:ilvl w:val="0"/>
                <w:numId w:val="11"/>
              </w:numPr>
              <w:rPr>
                <w:sz w:val="20"/>
                <w:szCs w:val="20"/>
              </w:rPr>
            </w:pPr>
            <w:r w:rsidRPr="00D44D20">
              <w:rPr>
                <w:sz w:val="20"/>
                <w:szCs w:val="20"/>
              </w:rPr>
              <w:t xml:space="preserve">Project must be completed before the end of Term-2 </w:t>
            </w:r>
          </w:p>
          <w:p w14:paraId="7673FA37"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Causes no harm to the surroundings.</w:t>
            </w:r>
          </w:p>
          <w:p w14:paraId="5A530A0A"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battery life lasts for at least one complete trip.</w:t>
            </w:r>
          </w:p>
          <w:p w14:paraId="3EB4F76D" w14:textId="77777777" w:rsidR="00E52502" w:rsidRPr="00D44D20" w:rsidRDefault="00E52502" w:rsidP="00E52502">
            <w:pPr>
              <w:pStyle w:val="ListParagraph"/>
              <w:numPr>
                <w:ilvl w:val="0"/>
                <w:numId w:val="11"/>
              </w:numPr>
              <w:spacing w:line="259" w:lineRule="auto"/>
              <w:rPr>
                <w:sz w:val="20"/>
                <w:szCs w:val="20"/>
              </w:rPr>
            </w:pPr>
            <w:r w:rsidRPr="00D44D20">
              <w:rPr>
                <w:sz w:val="20"/>
                <w:szCs w:val="20"/>
              </w:rPr>
              <w:t>Guarantees the privacy of the packages</w:t>
            </w:r>
          </w:p>
          <w:p w14:paraId="402AA2B8" w14:textId="3F84E99D" w:rsidR="008D0896" w:rsidRPr="008D0896" w:rsidRDefault="008D0896" w:rsidP="008D0896">
            <w:pPr>
              <w:spacing w:after="0" w:line="240" w:lineRule="auto"/>
              <w:jc w:val="center"/>
              <w:rPr>
                <w:rFonts w:asciiTheme="majorBidi" w:eastAsia="Times New Roman" w:hAnsiTheme="majorBidi" w:cstheme="majorBidi"/>
                <w:color w:val="000000"/>
                <w:sz w:val="20"/>
                <w:szCs w:val="20"/>
              </w:rPr>
            </w:pPr>
          </w:p>
        </w:tc>
      </w:tr>
      <w:tr w:rsidR="008078F8" w:rsidRPr="008078F8" w14:paraId="03A82D08" w14:textId="77777777" w:rsidTr="008078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3A2DBCDD" w14:textId="77777777" w:rsidR="008078F8" w:rsidRPr="008078F8" w:rsidRDefault="008078F8" w:rsidP="008078F8">
            <w:pPr>
              <w:spacing w:after="0" w:line="240" w:lineRule="auto"/>
              <w:jc w:val="center"/>
              <w:rPr>
                <w:rFonts w:asciiTheme="majorBidi" w:eastAsia="Times New Roman" w:hAnsiTheme="majorBidi" w:cstheme="majorBidi"/>
                <w:b/>
                <w:bCs/>
                <w:color w:val="000000"/>
              </w:rPr>
            </w:pPr>
            <w:r w:rsidRPr="008078F8">
              <w:rPr>
                <w:rFonts w:asciiTheme="majorBidi" w:eastAsia="Times New Roman" w:hAnsiTheme="majorBidi" w:cstheme="majorBidi"/>
                <w:b/>
                <w:bCs/>
                <w:color w:val="000000"/>
              </w:rPr>
              <w:t>Scope</w:t>
            </w:r>
          </w:p>
        </w:tc>
        <w:tc>
          <w:tcPr>
            <w:tcW w:w="8350" w:type="dxa"/>
            <w:tcBorders>
              <w:top w:val="nil"/>
              <w:left w:val="nil"/>
              <w:bottom w:val="single" w:sz="4" w:space="0" w:color="auto"/>
              <w:right w:val="single" w:sz="4" w:space="0" w:color="auto"/>
            </w:tcBorders>
            <w:shd w:val="clear" w:color="auto" w:fill="auto"/>
            <w:noWrap/>
            <w:vAlign w:val="center"/>
            <w:hideMark/>
          </w:tcPr>
          <w:p w14:paraId="1D787096" w14:textId="77777777" w:rsidR="008078F8" w:rsidRPr="00D44D20" w:rsidRDefault="008078F8" w:rsidP="008078F8">
            <w:pPr>
              <w:rPr>
                <w:rFonts w:asciiTheme="majorBidi" w:hAnsiTheme="majorBidi" w:cstheme="majorBidi"/>
                <w:sz w:val="20"/>
                <w:szCs w:val="20"/>
              </w:rPr>
            </w:pPr>
            <w:r w:rsidRPr="008078F8">
              <w:rPr>
                <w:rFonts w:asciiTheme="majorBidi" w:eastAsia="Times New Roman" w:hAnsiTheme="majorBidi" w:cstheme="majorBidi"/>
                <w:color w:val="000000"/>
                <w:sz w:val="20"/>
                <w:szCs w:val="20"/>
              </w:rPr>
              <w:t> </w:t>
            </w:r>
            <w:r w:rsidRPr="00D44D20">
              <w:rPr>
                <w:rFonts w:asciiTheme="majorBidi" w:hAnsiTheme="majorBidi" w:cstheme="majorBidi"/>
                <w:sz w:val="20"/>
                <w:szCs w:val="20"/>
              </w:rPr>
              <w:t>For this project, the following must be clear for all parties:</w:t>
            </w:r>
          </w:p>
          <w:p w14:paraId="3083E8C2"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design is targeted to be specific for the KAU Campus.</w:t>
            </w:r>
          </w:p>
          <w:p w14:paraId="4F853224"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The information gathering will be done with the guidance of the advisor and includes all the team members.</w:t>
            </w:r>
          </w:p>
          <w:p w14:paraId="43E17CD9" w14:textId="77777777" w:rsidR="008078F8" w:rsidRPr="00D44D20" w:rsidRDefault="008078F8" w:rsidP="008078F8">
            <w:pPr>
              <w:pStyle w:val="ListParagraph"/>
              <w:numPr>
                <w:ilvl w:val="0"/>
                <w:numId w:val="12"/>
              </w:numPr>
              <w:spacing w:line="259" w:lineRule="auto"/>
              <w:ind w:left="990"/>
              <w:rPr>
                <w:rFonts w:cstheme="majorBidi"/>
                <w:sz w:val="20"/>
                <w:szCs w:val="20"/>
              </w:rPr>
            </w:pPr>
            <w:r w:rsidRPr="00D44D20">
              <w:rPr>
                <w:rFonts w:cstheme="majorBidi"/>
                <w:sz w:val="20"/>
                <w:szCs w:val="20"/>
              </w:rPr>
              <w:t>Team members will provide all the required resources needed to implement the solution.</w:t>
            </w:r>
          </w:p>
          <w:p w14:paraId="063B0545" w14:textId="1B5DA68C" w:rsidR="009B1146" w:rsidRPr="00EB38B7" w:rsidRDefault="008078F8" w:rsidP="00EB38B7">
            <w:pPr>
              <w:pStyle w:val="ListParagraph"/>
              <w:numPr>
                <w:ilvl w:val="0"/>
                <w:numId w:val="12"/>
              </w:numPr>
              <w:spacing w:line="259" w:lineRule="auto"/>
              <w:ind w:left="990"/>
              <w:rPr>
                <w:rFonts w:cstheme="majorBidi"/>
                <w:sz w:val="20"/>
                <w:szCs w:val="20"/>
              </w:rPr>
            </w:pPr>
            <w:r w:rsidRPr="00D44D20">
              <w:rPr>
                <w:rFonts w:cstheme="majorBidi"/>
                <w:sz w:val="20"/>
                <w:szCs w:val="20"/>
              </w:rPr>
              <w:t>Team members are responsible of any financial obligations</w:t>
            </w:r>
            <w:r w:rsidRPr="00D44D20">
              <w:rPr>
                <w:rFonts w:cstheme="majorBidi"/>
                <w:sz w:val="20"/>
                <w:szCs w:val="20"/>
                <w:rtl/>
              </w:rPr>
              <w:t xml:space="preserve"> </w:t>
            </w:r>
            <w:r w:rsidRPr="00D44D20">
              <w:rPr>
                <w:rFonts w:cstheme="majorBidi"/>
                <w:sz w:val="20"/>
                <w:szCs w:val="20"/>
              </w:rPr>
              <w:t>that could be a result of purchasing a required component or subscribing to a license</w:t>
            </w:r>
            <w:r w:rsidRPr="00D44D20">
              <w:rPr>
                <w:rFonts w:cstheme="majorBidi"/>
                <w:sz w:val="20"/>
                <w:szCs w:val="20"/>
                <w:rtl/>
              </w:rPr>
              <w:t>.</w:t>
            </w:r>
          </w:p>
          <w:p w14:paraId="07B3469A" w14:textId="7FC4734C" w:rsidR="008078F8" w:rsidRPr="008078F8" w:rsidRDefault="008078F8" w:rsidP="008078F8">
            <w:pPr>
              <w:pStyle w:val="ListParagraph"/>
              <w:ind w:hanging="360"/>
              <w:rPr>
                <w:rFonts w:eastAsia="Times New Roman" w:cstheme="majorBidi"/>
                <w:color w:val="000000"/>
                <w:sz w:val="20"/>
                <w:szCs w:val="20"/>
              </w:rPr>
            </w:pPr>
          </w:p>
        </w:tc>
      </w:tr>
    </w:tbl>
    <w:p w14:paraId="79E6A693" w14:textId="2906E109" w:rsidR="00F13440" w:rsidRDefault="00F13440" w:rsidP="00F13440">
      <w:pPr>
        <w:rPr>
          <w:rFonts w:asciiTheme="majorBidi" w:hAnsiTheme="majorBidi" w:cstheme="majorBidi"/>
        </w:rPr>
      </w:pPr>
    </w:p>
    <w:p w14:paraId="07F3E938" w14:textId="3346BFBE" w:rsidR="00EB38B7" w:rsidRDefault="00EB38B7" w:rsidP="00F13440">
      <w:pPr>
        <w:rPr>
          <w:rFonts w:asciiTheme="majorBidi" w:hAnsiTheme="majorBidi" w:cstheme="majorBidi"/>
        </w:rPr>
      </w:pPr>
    </w:p>
    <w:p w14:paraId="3C36B0EB" w14:textId="192DF97F" w:rsidR="00EB38B7" w:rsidRDefault="00EB38B7" w:rsidP="00F13440">
      <w:pPr>
        <w:rPr>
          <w:rFonts w:asciiTheme="majorBidi" w:hAnsiTheme="majorBidi" w:cstheme="majorBidi"/>
        </w:rPr>
      </w:pPr>
    </w:p>
    <w:p w14:paraId="13C9339D" w14:textId="28CDC389" w:rsidR="00EB38B7" w:rsidRDefault="00EB38B7" w:rsidP="00F13440">
      <w:pPr>
        <w:rPr>
          <w:rFonts w:asciiTheme="majorBidi" w:hAnsiTheme="majorBidi" w:cstheme="majorBidi"/>
        </w:rPr>
      </w:pPr>
    </w:p>
    <w:p w14:paraId="78D32CC4" w14:textId="58695EC7" w:rsidR="00EB38B7" w:rsidRDefault="00EB38B7" w:rsidP="00F13440">
      <w:pPr>
        <w:rPr>
          <w:rFonts w:asciiTheme="majorBidi" w:hAnsiTheme="majorBidi" w:cstheme="majorBidi"/>
        </w:rPr>
      </w:pPr>
    </w:p>
    <w:p w14:paraId="5D65D0A2" w14:textId="2601B69D" w:rsidR="00EB38B7" w:rsidRDefault="00EB38B7" w:rsidP="00F13440">
      <w:pPr>
        <w:rPr>
          <w:rFonts w:asciiTheme="majorBidi" w:hAnsiTheme="majorBidi" w:cstheme="majorBidi"/>
        </w:rPr>
      </w:pPr>
    </w:p>
    <w:p w14:paraId="13D8CEFF" w14:textId="7F89C55B" w:rsidR="00E44A17" w:rsidRDefault="00E44A17" w:rsidP="00F13440">
      <w:pPr>
        <w:rPr>
          <w:rFonts w:asciiTheme="majorBidi" w:hAnsiTheme="majorBidi" w:cstheme="majorBidi"/>
        </w:rPr>
      </w:pPr>
    </w:p>
    <w:tbl>
      <w:tblPr>
        <w:tblW w:w="9990" w:type="dxa"/>
        <w:tblLook w:val="04A0" w:firstRow="1" w:lastRow="0" w:firstColumn="1" w:lastColumn="0" w:noHBand="0" w:noVBand="1"/>
      </w:tblPr>
      <w:tblGrid>
        <w:gridCol w:w="1427"/>
        <w:gridCol w:w="1518"/>
        <w:gridCol w:w="223"/>
        <w:gridCol w:w="1344"/>
        <w:gridCol w:w="776"/>
        <w:gridCol w:w="1980"/>
        <w:gridCol w:w="2722"/>
      </w:tblGrid>
      <w:tr w:rsidR="00E44A17" w:rsidRPr="00E44A17" w14:paraId="36E369C8" w14:textId="77777777" w:rsidTr="00DE7CDB">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B787312" w14:textId="0AA7951A" w:rsidR="00E44A17" w:rsidRPr="00E44A17" w:rsidRDefault="00DE7CDB" w:rsidP="00E44A17">
            <w:pPr>
              <w:spacing w:after="0" w:line="240" w:lineRule="auto"/>
              <w:jc w:val="center"/>
              <w:rPr>
                <w:rFonts w:asciiTheme="majorBidi" w:eastAsia="Times New Roman" w:hAnsiTheme="majorBidi" w:cstheme="majorBidi"/>
                <w:b/>
                <w:bCs/>
                <w:color w:val="FFFFFF"/>
              </w:rPr>
            </w:pPr>
            <w:r w:rsidRPr="00DE7CDB">
              <w:rPr>
                <w:rFonts w:asciiTheme="majorBidi" w:eastAsia="Times New Roman" w:hAnsiTheme="majorBidi" w:cstheme="majorBidi"/>
                <w:b/>
                <w:bCs/>
                <w:color w:val="FFFFFF"/>
              </w:rPr>
              <w:lastRenderedPageBreak/>
              <w:t>6.</w:t>
            </w:r>
            <w:ins w:id="6" w:author="WAEL RABAH W ALDHAHERI" w:date="2021-09-28T21:05:00Z">
              <w:r w:rsidR="00852010">
                <w:rPr>
                  <w:rFonts w:asciiTheme="majorBidi" w:eastAsia="Times New Roman" w:hAnsiTheme="majorBidi" w:cstheme="majorBidi"/>
                  <w:b/>
                  <w:bCs/>
                  <w:color w:val="FFFFFF"/>
                </w:rPr>
                <w:t xml:space="preserve"> </w:t>
              </w:r>
            </w:ins>
            <w:r w:rsidR="00E44A17" w:rsidRPr="00E44A17">
              <w:rPr>
                <w:rFonts w:asciiTheme="majorBidi" w:eastAsia="Times New Roman" w:hAnsiTheme="majorBidi" w:cstheme="majorBidi"/>
                <w:b/>
                <w:bCs/>
                <w:color w:val="FFFFFF"/>
              </w:rPr>
              <w:t>Project Milestones</w:t>
            </w:r>
          </w:p>
        </w:tc>
      </w:tr>
      <w:tr w:rsidR="00E44A17" w:rsidRPr="00E44A17" w14:paraId="58F2F338" w14:textId="77777777" w:rsidTr="00DE7CDB">
        <w:trPr>
          <w:trHeight w:val="300"/>
        </w:trPr>
        <w:tc>
          <w:tcPr>
            <w:tcW w:w="3168" w:type="dxa"/>
            <w:gridSpan w:val="3"/>
            <w:tcBorders>
              <w:top w:val="single" w:sz="4" w:space="0" w:color="auto"/>
              <w:left w:val="single" w:sz="4" w:space="0" w:color="auto"/>
              <w:bottom w:val="single" w:sz="4" w:space="0" w:color="auto"/>
              <w:right w:val="single" w:sz="4" w:space="0" w:color="auto"/>
            </w:tcBorders>
            <w:shd w:val="clear" w:color="000000" w:fill="DBDBDB"/>
            <w:noWrap/>
            <w:vAlign w:val="bottom"/>
            <w:hideMark/>
          </w:tcPr>
          <w:p w14:paraId="4D5DFB3E" w14:textId="289C5B0C"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Milestone</w:t>
            </w:r>
          </w:p>
        </w:tc>
        <w:tc>
          <w:tcPr>
            <w:tcW w:w="4100" w:type="dxa"/>
            <w:gridSpan w:val="3"/>
            <w:tcBorders>
              <w:top w:val="single" w:sz="4" w:space="0" w:color="auto"/>
              <w:left w:val="nil"/>
              <w:bottom w:val="single" w:sz="4" w:space="0" w:color="auto"/>
              <w:right w:val="single" w:sz="4" w:space="0" w:color="auto"/>
            </w:tcBorders>
            <w:shd w:val="clear" w:color="000000" w:fill="DBDBDB"/>
            <w:noWrap/>
            <w:vAlign w:val="bottom"/>
            <w:hideMark/>
          </w:tcPr>
          <w:p w14:paraId="297C4E58" w14:textId="284B8478"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Responsibility</w:t>
            </w:r>
          </w:p>
        </w:tc>
        <w:tc>
          <w:tcPr>
            <w:tcW w:w="2722" w:type="dxa"/>
            <w:tcBorders>
              <w:top w:val="single" w:sz="4" w:space="0" w:color="auto"/>
              <w:left w:val="nil"/>
              <w:bottom w:val="single" w:sz="4" w:space="0" w:color="auto"/>
              <w:right w:val="single" w:sz="4" w:space="0" w:color="auto"/>
            </w:tcBorders>
            <w:shd w:val="clear" w:color="000000" w:fill="DBDBDB"/>
            <w:noWrap/>
            <w:vAlign w:val="bottom"/>
            <w:hideMark/>
          </w:tcPr>
          <w:p w14:paraId="20D65120" w14:textId="47086876" w:rsidR="00E44A17" w:rsidRPr="00E44A17" w:rsidRDefault="00DE7CDB" w:rsidP="00DE7CDB">
            <w:pPr>
              <w:spacing w:after="0" w:line="240" w:lineRule="auto"/>
              <w:jc w:val="center"/>
              <w:rPr>
                <w:rFonts w:asciiTheme="majorBidi" w:eastAsia="Times New Roman" w:hAnsiTheme="majorBidi" w:cstheme="majorBidi"/>
                <w:b/>
                <w:bCs/>
                <w:color w:val="000000"/>
                <w:sz w:val="20"/>
                <w:szCs w:val="20"/>
              </w:rPr>
            </w:pPr>
            <w:r w:rsidRPr="00DE7CDB">
              <w:rPr>
                <w:rFonts w:asciiTheme="majorBidi" w:eastAsia="Times New Roman" w:hAnsiTheme="majorBidi" w:cstheme="majorBidi"/>
                <w:b/>
                <w:bCs/>
                <w:color w:val="000000"/>
                <w:sz w:val="20"/>
                <w:szCs w:val="20"/>
              </w:rPr>
              <w:t>Expected Date</w:t>
            </w:r>
          </w:p>
        </w:tc>
      </w:tr>
      <w:tr w:rsidR="005A12D4" w:rsidRPr="001709D2" w14:paraId="5F08859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3B05F00" w14:textId="244B2A29"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Generate different alternatives</w:t>
            </w:r>
          </w:p>
          <w:p w14:paraId="11B63748" w14:textId="603948C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val="restart"/>
            <w:tcBorders>
              <w:top w:val="nil"/>
              <w:left w:val="nil"/>
              <w:right w:val="single" w:sz="4" w:space="0" w:color="auto"/>
            </w:tcBorders>
            <w:shd w:val="clear" w:color="auto" w:fill="auto"/>
            <w:noWrap/>
            <w:vAlign w:val="bottom"/>
            <w:hideMark/>
          </w:tcPr>
          <w:p w14:paraId="7ED7DDCA" w14:textId="194B006C" w:rsidR="001D16C0" w:rsidRPr="00A97440" w:rsidRDefault="005A12D4" w:rsidP="001D16C0">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All members</w:t>
            </w:r>
          </w:p>
          <w:p w14:paraId="6D5BF331" w14:textId="7B8D9556" w:rsidR="001D16C0" w:rsidRPr="00A97440" w:rsidRDefault="001D16C0" w:rsidP="001D16C0">
            <w:pPr>
              <w:jc w:val="center"/>
              <w:rPr>
                <w:rFonts w:asciiTheme="majorBidi" w:eastAsia="Times New Roman" w:hAnsiTheme="majorBidi" w:cstheme="majorBidi"/>
                <w:color w:val="000000"/>
                <w:sz w:val="20"/>
                <w:szCs w:val="20"/>
              </w:rPr>
            </w:pPr>
          </w:p>
          <w:p w14:paraId="01A6EBDF" w14:textId="7BB38594" w:rsidR="001D16C0" w:rsidRPr="00A97440" w:rsidRDefault="001D16C0" w:rsidP="001D16C0">
            <w:pPr>
              <w:jc w:val="center"/>
              <w:rPr>
                <w:rFonts w:asciiTheme="majorBidi" w:eastAsia="Times New Roman" w:hAnsiTheme="majorBidi" w:cstheme="majorBidi"/>
                <w:color w:val="000000"/>
                <w:sz w:val="20"/>
                <w:szCs w:val="20"/>
              </w:rPr>
            </w:pPr>
          </w:p>
          <w:p w14:paraId="3118681E" w14:textId="105F14C1" w:rsidR="001D16C0" w:rsidRPr="00A97440" w:rsidRDefault="001D16C0" w:rsidP="001D16C0">
            <w:pPr>
              <w:jc w:val="center"/>
              <w:rPr>
                <w:rFonts w:asciiTheme="majorBidi" w:eastAsia="Times New Roman" w:hAnsiTheme="majorBidi" w:cstheme="majorBidi"/>
                <w:color w:val="000000"/>
                <w:sz w:val="20"/>
                <w:szCs w:val="20"/>
              </w:rPr>
            </w:pPr>
          </w:p>
          <w:p w14:paraId="2AABD907" w14:textId="1DB19BC4" w:rsidR="001D16C0" w:rsidRPr="00A97440" w:rsidRDefault="001D16C0" w:rsidP="001D16C0">
            <w:pPr>
              <w:jc w:val="center"/>
              <w:rPr>
                <w:rFonts w:asciiTheme="majorBidi" w:eastAsia="Times New Roman" w:hAnsiTheme="majorBidi" w:cstheme="majorBidi"/>
                <w:color w:val="000000"/>
                <w:sz w:val="20"/>
                <w:szCs w:val="20"/>
              </w:rPr>
            </w:pPr>
          </w:p>
          <w:p w14:paraId="5F043EF2" w14:textId="77777777" w:rsidR="001D16C0" w:rsidRPr="00A97440" w:rsidRDefault="001D16C0" w:rsidP="001D16C0">
            <w:pPr>
              <w:rPr>
                <w:rFonts w:asciiTheme="majorBidi" w:eastAsia="Times New Roman" w:hAnsiTheme="majorBidi" w:cstheme="majorBidi"/>
                <w:color w:val="000000"/>
                <w:sz w:val="20"/>
                <w:szCs w:val="20"/>
              </w:rPr>
            </w:pPr>
          </w:p>
          <w:p w14:paraId="1673896B" w14:textId="7CB43F2B"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96B938D" w14:textId="2ADE48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56F92AB"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C48E69C" w14:textId="0368E481"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Evaluate each alternative and choose the best alternative.</w:t>
            </w:r>
          </w:p>
          <w:p w14:paraId="64F9542F" w14:textId="73C3D6F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C1F6B9C" w14:textId="590499A6"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C702606" w14:textId="5158BCD1"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BEBBCDC"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4540E8F" w14:textId="56C5CC0B"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B</w:t>
            </w:r>
            <w:r w:rsidR="005A12D4" w:rsidRPr="005A12D4">
              <w:rPr>
                <w:rFonts w:asciiTheme="majorBidi" w:hAnsiTheme="majorBidi" w:cstheme="majorBidi"/>
                <w:sz w:val="20"/>
                <w:szCs w:val="20"/>
              </w:rPr>
              <w:t>uy the components</w:t>
            </w:r>
          </w:p>
          <w:p w14:paraId="445A5F8C" w14:textId="57BF8AE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A1044E4" w14:textId="07F195C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3D2FC029" w14:textId="54506E2C"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39A0BD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1AFD9E9" w14:textId="32B90940"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S</w:t>
            </w:r>
            <w:r w:rsidR="005A12D4" w:rsidRPr="005A12D4">
              <w:rPr>
                <w:rFonts w:asciiTheme="majorBidi" w:hAnsiTheme="majorBidi" w:cstheme="majorBidi"/>
                <w:sz w:val="20"/>
                <w:szCs w:val="20"/>
              </w:rPr>
              <w:t>tart working on technical design document</w:t>
            </w:r>
          </w:p>
          <w:p w14:paraId="4DB92734" w14:textId="0247A82C"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5321C34A" w14:textId="68F2D5FC"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14DE013" w14:textId="2C9F7C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639AA7DE"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D2DC1" w14:textId="71D114C8"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Finish the term-1 report</w:t>
            </w:r>
          </w:p>
          <w:p w14:paraId="37C56098" w14:textId="10012A45"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A177C1D" w14:textId="3D581B29"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620136A8" w14:textId="7D7557C2"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266C4885"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4CAA6906" w14:textId="6DCD77CF"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T</w:t>
            </w:r>
            <w:r w:rsidR="005A12D4" w:rsidRPr="005A12D4">
              <w:rPr>
                <w:rFonts w:asciiTheme="majorBidi" w:hAnsiTheme="majorBidi" w:cstheme="majorBidi"/>
                <w:sz w:val="20"/>
                <w:szCs w:val="20"/>
              </w:rPr>
              <w:t>erm-1 Presentation</w:t>
            </w:r>
          </w:p>
          <w:p w14:paraId="3F26CB83" w14:textId="408BF282"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E5A2E97" w14:textId="59FAF55D"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74BA3410" w14:textId="19B4987A"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1BFD4C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5FE6B933" w14:textId="302B6204"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I</w:t>
            </w:r>
            <w:r w:rsidR="005A12D4" w:rsidRPr="005A12D4">
              <w:rPr>
                <w:rFonts w:asciiTheme="majorBidi" w:hAnsiTheme="majorBidi" w:cstheme="majorBidi"/>
                <w:sz w:val="20"/>
                <w:szCs w:val="20"/>
              </w:rPr>
              <w:t>mplement the algorithms</w:t>
            </w:r>
          </w:p>
          <w:p w14:paraId="2326CFCA" w14:textId="315BB1CB"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22FE3813" w14:textId="395B6231"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0DB9F384" w14:textId="404A427B"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11CA69E9"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30EAE5B1" w14:textId="44BF75D5" w:rsidR="005A12D4" w:rsidRPr="005A12D4" w:rsidRDefault="005A12D4" w:rsidP="001D16C0">
            <w:pPr>
              <w:rPr>
                <w:rFonts w:asciiTheme="majorBidi" w:hAnsiTheme="majorBidi" w:cstheme="majorBidi"/>
                <w:sz w:val="20"/>
                <w:szCs w:val="20"/>
              </w:rPr>
            </w:pPr>
            <w:r w:rsidRPr="005A12D4">
              <w:rPr>
                <w:rFonts w:asciiTheme="majorBidi" w:hAnsiTheme="majorBidi" w:cstheme="majorBidi"/>
                <w:sz w:val="20"/>
                <w:szCs w:val="20"/>
              </w:rPr>
              <w:t>Testing &amp; troubleshooting</w:t>
            </w:r>
          </w:p>
          <w:p w14:paraId="275307F3" w14:textId="3E7A8DFE"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3764C274" w14:textId="4200CCE7"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2F84B96D" w14:textId="7BE5516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3ED6C813"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72E9D375" w14:textId="6257ABDE"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artifact</w:t>
            </w:r>
          </w:p>
          <w:p w14:paraId="1D4DC4EC" w14:textId="0F623328"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right w:val="single" w:sz="4" w:space="0" w:color="auto"/>
            </w:tcBorders>
            <w:shd w:val="clear" w:color="auto" w:fill="auto"/>
            <w:noWrap/>
            <w:vAlign w:val="bottom"/>
            <w:hideMark/>
          </w:tcPr>
          <w:p w14:paraId="4B884AD4" w14:textId="7542FBD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46AB9097" w14:textId="2771E69E"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5A12D4" w:rsidRPr="001709D2" w14:paraId="507FF61A" w14:textId="77777777" w:rsidTr="00A23770">
        <w:trPr>
          <w:trHeight w:val="300"/>
        </w:trPr>
        <w:tc>
          <w:tcPr>
            <w:tcW w:w="3168" w:type="dxa"/>
            <w:gridSpan w:val="3"/>
            <w:tcBorders>
              <w:top w:val="nil"/>
              <w:left w:val="single" w:sz="4" w:space="0" w:color="auto"/>
              <w:bottom w:val="single" w:sz="4" w:space="0" w:color="auto"/>
              <w:right w:val="single" w:sz="4" w:space="0" w:color="auto"/>
            </w:tcBorders>
            <w:shd w:val="clear" w:color="auto" w:fill="auto"/>
            <w:noWrap/>
            <w:vAlign w:val="bottom"/>
            <w:hideMark/>
          </w:tcPr>
          <w:p w14:paraId="2E0217A5" w14:textId="5D4DFDB2" w:rsidR="005A12D4" w:rsidRPr="005A12D4" w:rsidRDefault="00E637AD" w:rsidP="001D16C0">
            <w:pPr>
              <w:rPr>
                <w:rFonts w:asciiTheme="majorBidi" w:hAnsiTheme="majorBidi" w:cstheme="majorBidi"/>
                <w:sz w:val="20"/>
                <w:szCs w:val="20"/>
              </w:rPr>
            </w:pPr>
            <w:r>
              <w:rPr>
                <w:rFonts w:asciiTheme="majorBidi" w:hAnsiTheme="majorBidi" w:cstheme="majorBidi"/>
                <w:sz w:val="20"/>
                <w:szCs w:val="20"/>
              </w:rPr>
              <w:t>F</w:t>
            </w:r>
            <w:r w:rsidR="005A12D4" w:rsidRPr="005A12D4">
              <w:rPr>
                <w:rFonts w:asciiTheme="majorBidi" w:hAnsiTheme="majorBidi" w:cstheme="majorBidi"/>
                <w:sz w:val="20"/>
                <w:szCs w:val="20"/>
              </w:rPr>
              <w:t>inish the term-2 report</w:t>
            </w:r>
          </w:p>
          <w:p w14:paraId="50C644DD" w14:textId="2151E8A3" w:rsidR="005A12D4" w:rsidRPr="001709D2" w:rsidRDefault="005A12D4" w:rsidP="001D16C0">
            <w:pPr>
              <w:rPr>
                <w:rFonts w:asciiTheme="majorBidi" w:eastAsia="Times New Roman" w:hAnsiTheme="majorBidi" w:cstheme="majorBidi"/>
                <w:color w:val="000000"/>
                <w:sz w:val="20"/>
                <w:szCs w:val="20"/>
              </w:rPr>
            </w:pPr>
          </w:p>
        </w:tc>
        <w:tc>
          <w:tcPr>
            <w:tcW w:w="4100" w:type="dxa"/>
            <w:gridSpan w:val="3"/>
            <w:vMerge/>
            <w:tcBorders>
              <w:left w:val="nil"/>
              <w:bottom w:val="single" w:sz="4" w:space="0" w:color="auto"/>
              <w:right w:val="single" w:sz="4" w:space="0" w:color="auto"/>
            </w:tcBorders>
            <w:shd w:val="clear" w:color="auto" w:fill="auto"/>
            <w:noWrap/>
            <w:vAlign w:val="bottom"/>
            <w:hideMark/>
          </w:tcPr>
          <w:p w14:paraId="614CA275" w14:textId="2EA46AA5" w:rsidR="005A12D4" w:rsidRPr="001709D2" w:rsidRDefault="005A12D4" w:rsidP="001D16C0">
            <w:pPr>
              <w:rPr>
                <w:rFonts w:asciiTheme="majorBidi" w:eastAsia="Times New Roman" w:hAnsiTheme="majorBidi" w:cstheme="majorBidi"/>
                <w:color w:val="000000"/>
                <w:sz w:val="20"/>
                <w:szCs w:val="20"/>
              </w:rPr>
            </w:pPr>
          </w:p>
        </w:tc>
        <w:tc>
          <w:tcPr>
            <w:tcW w:w="2722" w:type="dxa"/>
            <w:tcBorders>
              <w:top w:val="nil"/>
              <w:left w:val="nil"/>
              <w:bottom w:val="single" w:sz="4" w:space="0" w:color="auto"/>
              <w:right w:val="single" w:sz="4" w:space="0" w:color="auto"/>
            </w:tcBorders>
            <w:shd w:val="clear" w:color="auto" w:fill="auto"/>
            <w:noWrap/>
            <w:vAlign w:val="bottom"/>
            <w:hideMark/>
          </w:tcPr>
          <w:p w14:paraId="540149FB" w14:textId="57A90667" w:rsidR="005A12D4" w:rsidRPr="001709D2" w:rsidRDefault="006D23CD" w:rsidP="006D23CD">
            <w:pPr>
              <w:jc w:val="center"/>
              <w:rPr>
                <w:rFonts w:asciiTheme="majorBidi" w:eastAsia="Times New Roman" w:hAnsiTheme="majorBidi" w:cstheme="majorBidi"/>
                <w:color w:val="000000"/>
                <w:sz w:val="20"/>
                <w:szCs w:val="20"/>
              </w:rPr>
            </w:pPr>
            <w:r w:rsidRPr="00A97440">
              <w:rPr>
                <w:rFonts w:asciiTheme="majorBidi" w:eastAsia="Times New Roman" w:hAnsiTheme="majorBidi" w:cstheme="majorBidi"/>
                <w:color w:val="000000"/>
                <w:sz w:val="20"/>
                <w:szCs w:val="20"/>
              </w:rPr>
              <w:t>???</w:t>
            </w:r>
          </w:p>
        </w:tc>
      </w:tr>
      <w:tr w:rsidR="000B66B6" w:rsidRPr="000B66B6" w14:paraId="45108749" w14:textId="77777777" w:rsidTr="00A23770">
        <w:trPr>
          <w:trHeight w:val="300"/>
        </w:trPr>
        <w:tc>
          <w:tcPr>
            <w:tcW w:w="9990" w:type="dxa"/>
            <w:gridSpan w:val="7"/>
            <w:tcBorders>
              <w:top w:val="single" w:sz="4" w:space="0" w:color="auto"/>
              <w:left w:val="single" w:sz="4" w:space="0" w:color="auto"/>
              <w:bottom w:val="single" w:sz="4" w:space="0" w:color="auto"/>
              <w:right w:val="single" w:sz="4" w:space="0" w:color="000000"/>
            </w:tcBorders>
            <w:shd w:val="clear" w:color="000000" w:fill="4472C4"/>
            <w:noWrap/>
            <w:vAlign w:val="center"/>
            <w:hideMark/>
          </w:tcPr>
          <w:p w14:paraId="24D61C83" w14:textId="5A0FB247" w:rsidR="000B66B6" w:rsidRPr="000B66B6" w:rsidRDefault="00AD6D5D" w:rsidP="008F6567">
            <w:pPr>
              <w:spacing w:after="0" w:line="240" w:lineRule="auto"/>
              <w:jc w:val="center"/>
              <w:rPr>
                <w:rFonts w:ascii="Times New Roman" w:eastAsia="Times New Roman" w:hAnsi="Times New Roman" w:cs="Times New Roman"/>
                <w:b/>
                <w:bCs/>
                <w:color w:val="FFFFFF"/>
              </w:rPr>
            </w:pPr>
            <w:r>
              <w:rPr>
                <w:rFonts w:ascii="Times New Roman" w:eastAsia="Times New Roman" w:hAnsi="Times New Roman" w:cs="Times New Roman"/>
                <w:b/>
                <w:bCs/>
                <w:color w:val="FFFFFF"/>
              </w:rPr>
              <w:t>7.</w:t>
            </w:r>
            <w:ins w:id="7" w:author="WAEL RABAH W ALDHAHERI" w:date="2021-09-28T21:05:00Z">
              <w:r w:rsidR="00852010">
                <w:rPr>
                  <w:rFonts w:ascii="Times New Roman" w:eastAsia="Times New Roman" w:hAnsi="Times New Roman" w:cs="Times New Roman"/>
                  <w:b/>
                  <w:bCs/>
                  <w:color w:val="FFFFFF"/>
                </w:rPr>
                <w:t xml:space="preserve"> </w:t>
              </w:r>
            </w:ins>
            <w:r w:rsidR="000B66B6" w:rsidRPr="000B66B6">
              <w:rPr>
                <w:rFonts w:ascii="Times New Roman" w:eastAsia="Times New Roman" w:hAnsi="Times New Roman" w:cs="Times New Roman"/>
                <w:b/>
                <w:bCs/>
                <w:color w:val="FFFFFF"/>
              </w:rPr>
              <w:t>Risks &amp; Remedies</w:t>
            </w:r>
          </w:p>
        </w:tc>
      </w:tr>
      <w:tr w:rsidR="000B66B6" w:rsidRPr="000B66B6" w14:paraId="531609C3"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000000" w:fill="DBDBDB"/>
            <w:noWrap/>
            <w:vAlign w:val="center"/>
            <w:hideMark/>
          </w:tcPr>
          <w:p w14:paraId="2622D01E"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Risk</w:t>
            </w:r>
          </w:p>
        </w:tc>
        <w:tc>
          <w:tcPr>
            <w:tcW w:w="4702" w:type="dxa"/>
            <w:gridSpan w:val="2"/>
            <w:tcBorders>
              <w:top w:val="nil"/>
              <w:left w:val="nil"/>
              <w:bottom w:val="single" w:sz="4" w:space="0" w:color="auto"/>
              <w:right w:val="single" w:sz="4" w:space="0" w:color="auto"/>
            </w:tcBorders>
            <w:shd w:val="clear" w:color="000000" w:fill="DBDBDB"/>
            <w:noWrap/>
            <w:vAlign w:val="center"/>
            <w:hideMark/>
          </w:tcPr>
          <w:p w14:paraId="2096C526" w14:textId="77777777" w:rsidR="000B66B6" w:rsidRPr="000B66B6" w:rsidRDefault="000B66B6" w:rsidP="000B66B6">
            <w:pPr>
              <w:spacing w:after="0" w:line="240" w:lineRule="auto"/>
              <w:jc w:val="center"/>
              <w:rPr>
                <w:rFonts w:ascii="Times New Roman" w:eastAsia="Times New Roman" w:hAnsi="Times New Roman" w:cs="Times New Roman"/>
                <w:b/>
                <w:bCs/>
                <w:color w:val="000000"/>
                <w:sz w:val="20"/>
                <w:szCs w:val="20"/>
              </w:rPr>
            </w:pPr>
            <w:r w:rsidRPr="000B66B6">
              <w:rPr>
                <w:rFonts w:ascii="Times New Roman" w:eastAsia="Times New Roman" w:hAnsi="Times New Roman" w:cs="Times New Roman"/>
                <w:b/>
                <w:bCs/>
                <w:color w:val="000000"/>
                <w:sz w:val="20"/>
                <w:szCs w:val="20"/>
              </w:rPr>
              <w:t>Remedy</w:t>
            </w:r>
          </w:p>
        </w:tc>
      </w:tr>
      <w:tr w:rsidR="00BF0B7E" w:rsidRPr="000B66B6" w14:paraId="54DCBFBA"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0F815835" w14:textId="5FA30A9A"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W</w:t>
            </w:r>
            <w:r w:rsidRPr="00EE1E67">
              <w:rPr>
                <w:rFonts w:asciiTheme="majorBidi" w:hAnsiTheme="majorBidi" w:cstheme="majorBidi"/>
                <w:sz w:val="20"/>
                <w:szCs w:val="20"/>
              </w:rPr>
              <w:t>eak wide fidelity signal</w:t>
            </w:r>
          </w:p>
        </w:tc>
        <w:tc>
          <w:tcPr>
            <w:tcW w:w="4702" w:type="dxa"/>
            <w:gridSpan w:val="2"/>
            <w:tcBorders>
              <w:top w:val="nil"/>
              <w:left w:val="nil"/>
              <w:bottom w:val="single" w:sz="4" w:space="0" w:color="auto"/>
              <w:right w:val="single" w:sz="4" w:space="0" w:color="auto"/>
            </w:tcBorders>
            <w:shd w:val="clear" w:color="auto" w:fill="auto"/>
            <w:noWrap/>
            <w:hideMark/>
          </w:tcPr>
          <w:p w14:paraId="70219EFA" w14:textId="02E996D4" w:rsidR="00BF0B7E" w:rsidRPr="000B66B6" w:rsidRDefault="00BF0B7E"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Use 4g network</w:t>
            </w:r>
          </w:p>
        </w:tc>
      </w:tr>
      <w:tr w:rsidR="00EE1E67" w:rsidRPr="000B66B6" w14:paraId="758DBD6F"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33B4136B" w14:textId="0CDEEFD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A part breaks down</w:t>
            </w:r>
          </w:p>
        </w:tc>
        <w:tc>
          <w:tcPr>
            <w:tcW w:w="4702" w:type="dxa"/>
            <w:gridSpan w:val="2"/>
            <w:tcBorders>
              <w:top w:val="nil"/>
              <w:left w:val="nil"/>
              <w:bottom w:val="single" w:sz="4" w:space="0" w:color="auto"/>
              <w:right w:val="single" w:sz="4" w:space="0" w:color="auto"/>
            </w:tcBorders>
            <w:shd w:val="clear" w:color="auto" w:fill="auto"/>
            <w:noWrap/>
            <w:hideMark/>
          </w:tcPr>
          <w:p w14:paraId="1E59C956" w14:textId="69B0185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Replace with higher quality part.</w:t>
            </w:r>
          </w:p>
        </w:tc>
      </w:tr>
      <w:tr w:rsidR="00EE1E67" w:rsidRPr="000B66B6" w14:paraId="08660171"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59A93951" w14:textId="36AF0BAD"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Shipping delay/dead on arrival</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4C08CB24" w14:textId="0CDAA272"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Order them early/Find local alternative.</w:t>
            </w:r>
          </w:p>
        </w:tc>
      </w:tr>
      <w:tr w:rsidR="00EE1E67" w:rsidRPr="000B66B6" w14:paraId="163E82B9" w14:textId="77777777" w:rsidTr="00A23770">
        <w:trPr>
          <w:trHeight w:val="300"/>
        </w:trPr>
        <w:tc>
          <w:tcPr>
            <w:tcW w:w="5288" w:type="dxa"/>
            <w:gridSpan w:val="5"/>
            <w:tcBorders>
              <w:top w:val="nil"/>
              <w:left w:val="single" w:sz="4" w:space="0" w:color="auto"/>
              <w:bottom w:val="single" w:sz="4" w:space="0" w:color="auto"/>
              <w:right w:val="single" w:sz="4" w:space="0" w:color="auto"/>
            </w:tcBorders>
            <w:shd w:val="clear" w:color="auto" w:fill="auto"/>
            <w:noWrap/>
            <w:vAlign w:val="center"/>
            <w:hideMark/>
          </w:tcPr>
          <w:p w14:paraId="4C520BF7" w14:textId="56802381"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color w:val="000000"/>
                <w:sz w:val="20"/>
                <w:szCs w:val="20"/>
              </w:rPr>
              <w:t>A</w:t>
            </w:r>
            <w:r w:rsidRPr="00EE1E67">
              <w:rPr>
                <w:rFonts w:asciiTheme="majorBidi" w:hAnsiTheme="majorBidi" w:cstheme="majorBidi"/>
                <w:sz w:val="20"/>
                <w:szCs w:val="20"/>
              </w:rPr>
              <w:t xml:space="preserve"> team member quits</w:t>
            </w:r>
          </w:p>
        </w:tc>
        <w:tc>
          <w:tcPr>
            <w:tcW w:w="4702" w:type="dxa"/>
            <w:gridSpan w:val="2"/>
            <w:tcBorders>
              <w:top w:val="nil"/>
              <w:left w:val="nil"/>
              <w:bottom w:val="single" w:sz="4" w:space="0" w:color="auto"/>
              <w:right w:val="single" w:sz="4" w:space="0" w:color="auto"/>
            </w:tcBorders>
            <w:shd w:val="clear" w:color="auto" w:fill="auto"/>
            <w:noWrap/>
            <w:hideMark/>
          </w:tcPr>
          <w:p w14:paraId="02A1DA40" w14:textId="400AD577" w:rsidR="00EE1E67" w:rsidRPr="000B66B6" w:rsidRDefault="0097483F" w:rsidP="0097483F">
            <w:pPr>
              <w:rPr>
                <w:rFonts w:asciiTheme="majorBidi" w:eastAsia="Times New Roman" w:hAnsiTheme="majorBidi" w:cstheme="majorBidi"/>
                <w:color w:val="000000"/>
                <w:sz w:val="20"/>
                <w:szCs w:val="20"/>
              </w:rPr>
            </w:pPr>
            <w:r>
              <w:rPr>
                <w:rFonts w:asciiTheme="majorBidi" w:hAnsiTheme="majorBidi" w:cstheme="majorBidi"/>
                <w:sz w:val="20"/>
                <w:szCs w:val="20"/>
              </w:rPr>
              <w:t>F</w:t>
            </w:r>
            <w:r w:rsidR="00EE1E67" w:rsidRPr="00EE1E67">
              <w:rPr>
                <w:rFonts w:asciiTheme="majorBidi" w:hAnsiTheme="majorBidi" w:cstheme="majorBidi"/>
                <w:sz w:val="20"/>
                <w:szCs w:val="20"/>
              </w:rPr>
              <w:t>ind another, otherwise just keep going with two</w:t>
            </w:r>
          </w:p>
        </w:tc>
      </w:tr>
      <w:tr w:rsidR="00EE1E67" w:rsidRPr="000B66B6" w14:paraId="277083C1" w14:textId="77777777" w:rsidTr="004B3B53">
        <w:trPr>
          <w:trHeight w:val="386"/>
        </w:trPr>
        <w:tc>
          <w:tcPr>
            <w:tcW w:w="5288" w:type="dxa"/>
            <w:gridSpan w:val="5"/>
            <w:tcBorders>
              <w:top w:val="nil"/>
              <w:left w:val="single" w:sz="4" w:space="0" w:color="auto"/>
              <w:bottom w:val="single" w:sz="4" w:space="0" w:color="auto"/>
              <w:right w:val="single" w:sz="4" w:space="0" w:color="auto"/>
            </w:tcBorders>
            <w:shd w:val="clear" w:color="auto" w:fill="auto"/>
            <w:noWrap/>
            <w:hideMark/>
          </w:tcPr>
          <w:p w14:paraId="7729B2E5" w14:textId="2AC466B9"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Term concludes sooner than scheduled</w:t>
            </w:r>
          </w:p>
        </w:tc>
        <w:tc>
          <w:tcPr>
            <w:tcW w:w="4702" w:type="dxa"/>
            <w:gridSpan w:val="2"/>
            <w:tcBorders>
              <w:top w:val="nil"/>
              <w:left w:val="nil"/>
              <w:bottom w:val="single" w:sz="4" w:space="0" w:color="auto"/>
              <w:right w:val="single" w:sz="4" w:space="0" w:color="auto"/>
            </w:tcBorders>
            <w:shd w:val="clear" w:color="auto" w:fill="auto"/>
            <w:noWrap/>
            <w:vAlign w:val="center"/>
            <w:hideMark/>
          </w:tcPr>
          <w:p w14:paraId="15C0FB2C" w14:textId="7AAC1503" w:rsidR="00EE1E67" w:rsidRPr="000B66B6" w:rsidRDefault="00EE1E67" w:rsidP="0097483F">
            <w:pPr>
              <w:rPr>
                <w:rFonts w:asciiTheme="majorBidi" w:eastAsia="Times New Roman" w:hAnsiTheme="majorBidi" w:cstheme="majorBidi"/>
                <w:color w:val="000000"/>
                <w:sz w:val="20"/>
                <w:szCs w:val="20"/>
              </w:rPr>
            </w:pPr>
            <w:r w:rsidRPr="00EE1E67">
              <w:rPr>
                <w:rFonts w:asciiTheme="majorBidi" w:hAnsiTheme="majorBidi" w:cstheme="majorBidi"/>
                <w:sz w:val="20"/>
                <w:szCs w:val="20"/>
              </w:rPr>
              <w:t>work for extra hours, fulfill the musts in worst case scenario.</w:t>
            </w:r>
          </w:p>
        </w:tc>
      </w:tr>
      <w:tr w:rsidR="003E2282" w:rsidRPr="003E2282" w14:paraId="7CEE7D01" w14:textId="77777777" w:rsidTr="004B3B53">
        <w:trPr>
          <w:trHeight w:val="300"/>
        </w:trPr>
        <w:tc>
          <w:tcPr>
            <w:tcW w:w="9990" w:type="dxa"/>
            <w:gridSpan w:val="7"/>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7BFB90CA" w14:textId="27373199" w:rsidR="003E2282" w:rsidRPr="003E2282" w:rsidRDefault="005B1D0E" w:rsidP="003E2282">
            <w:pPr>
              <w:spacing w:after="0" w:line="240" w:lineRule="auto"/>
              <w:jc w:val="center"/>
              <w:rPr>
                <w:rFonts w:asciiTheme="majorBidi" w:eastAsia="Times New Roman" w:hAnsiTheme="majorBidi" w:cstheme="majorBidi"/>
                <w:b/>
                <w:bCs/>
                <w:color w:val="FFFFFF"/>
              </w:rPr>
            </w:pPr>
            <w:r w:rsidRPr="00852010">
              <w:rPr>
                <w:rFonts w:asciiTheme="majorBidi" w:eastAsia="Times New Roman" w:hAnsiTheme="majorBidi" w:cstheme="majorBidi"/>
                <w:b/>
                <w:bCs/>
                <w:color w:val="FFFFFF"/>
                <w:rPrChange w:id="8" w:author="WAEL RABAH W ALDHAHERI" w:date="2021-09-28T21:05:00Z">
                  <w:rPr>
                    <w:rFonts w:asciiTheme="majorBidi" w:eastAsia="Times New Roman" w:hAnsiTheme="majorBidi" w:cstheme="majorBidi"/>
                    <w:b/>
                    <w:bCs/>
                    <w:color w:val="FFFFFF"/>
                  </w:rPr>
                </w:rPrChange>
              </w:rPr>
              <w:t>8</w:t>
            </w:r>
            <w:r w:rsidRPr="004B3B53">
              <w:rPr>
                <w:rFonts w:asciiTheme="majorBidi" w:eastAsia="Times New Roman" w:hAnsiTheme="majorBidi" w:cstheme="majorBidi"/>
                <w:b/>
                <w:bCs/>
                <w:color w:val="FFFFFF"/>
              </w:rPr>
              <w:t>.</w:t>
            </w:r>
            <w:ins w:id="9" w:author="WAEL RABAH W ALDHAHERI" w:date="2021-09-28T21:05:00Z">
              <w:r w:rsidR="00852010">
                <w:rPr>
                  <w:rFonts w:asciiTheme="majorBidi" w:eastAsia="Times New Roman" w:hAnsiTheme="majorBidi" w:cstheme="majorBidi"/>
                  <w:b/>
                  <w:bCs/>
                  <w:color w:val="FFFFFF"/>
                </w:rPr>
                <w:t xml:space="preserve"> </w:t>
              </w:r>
            </w:ins>
            <w:r w:rsidRPr="004B3B53">
              <w:rPr>
                <w:rFonts w:asciiTheme="majorBidi" w:eastAsia="Times New Roman" w:hAnsiTheme="majorBidi" w:cstheme="majorBidi"/>
                <w:b/>
                <w:bCs/>
                <w:color w:val="FFFFFF"/>
              </w:rPr>
              <w:t>Roles &amp;</w:t>
            </w:r>
            <w:r w:rsidR="003E2282" w:rsidRPr="003E2282">
              <w:rPr>
                <w:rFonts w:asciiTheme="majorBidi" w:eastAsia="Times New Roman" w:hAnsiTheme="majorBidi" w:cstheme="majorBidi"/>
                <w:b/>
                <w:bCs/>
                <w:color w:val="FFFFFF"/>
              </w:rPr>
              <w:t xml:space="preserve"> Responsibilities</w:t>
            </w:r>
          </w:p>
        </w:tc>
      </w:tr>
      <w:tr w:rsidR="003E2282" w:rsidRPr="003E2282" w14:paraId="44F20722" w14:textId="77777777" w:rsidTr="004B3B53">
        <w:trPr>
          <w:trHeight w:val="300"/>
        </w:trPr>
        <w:tc>
          <w:tcPr>
            <w:tcW w:w="1427" w:type="dxa"/>
            <w:tcBorders>
              <w:top w:val="single" w:sz="4" w:space="0" w:color="auto"/>
              <w:left w:val="single" w:sz="4" w:space="0" w:color="auto"/>
              <w:bottom w:val="single" w:sz="4" w:space="0" w:color="auto"/>
              <w:right w:val="single" w:sz="4" w:space="0" w:color="auto"/>
            </w:tcBorders>
            <w:shd w:val="clear" w:color="000000" w:fill="DBDBDB"/>
            <w:noWrap/>
            <w:vAlign w:val="center"/>
            <w:hideMark/>
          </w:tcPr>
          <w:p w14:paraId="643E97A8"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 xml:space="preserve">Role </w:t>
            </w:r>
          </w:p>
        </w:tc>
        <w:tc>
          <w:tcPr>
            <w:tcW w:w="1518" w:type="dxa"/>
            <w:tcBorders>
              <w:top w:val="single" w:sz="4" w:space="0" w:color="auto"/>
              <w:left w:val="nil"/>
              <w:bottom w:val="single" w:sz="4" w:space="0" w:color="auto"/>
              <w:right w:val="single" w:sz="4" w:space="0" w:color="auto"/>
            </w:tcBorders>
            <w:shd w:val="clear" w:color="000000" w:fill="DBDBDB"/>
            <w:noWrap/>
            <w:vAlign w:val="center"/>
            <w:hideMark/>
          </w:tcPr>
          <w:p w14:paraId="504CF174"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Technical Role</w:t>
            </w:r>
          </w:p>
        </w:tc>
        <w:tc>
          <w:tcPr>
            <w:tcW w:w="1567" w:type="dxa"/>
            <w:gridSpan w:val="2"/>
            <w:tcBorders>
              <w:top w:val="single" w:sz="4" w:space="0" w:color="auto"/>
              <w:left w:val="nil"/>
              <w:bottom w:val="single" w:sz="4" w:space="0" w:color="auto"/>
              <w:right w:val="single" w:sz="4" w:space="0" w:color="auto"/>
            </w:tcBorders>
            <w:shd w:val="clear" w:color="000000" w:fill="DBDBDB"/>
            <w:noWrap/>
            <w:vAlign w:val="center"/>
            <w:hideMark/>
          </w:tcPr>
          <w:p w14:paraId="32D7DEC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Name</w:t>
            </w:r>
          </w:p>
        </w:tc>
        <w:tc>
          <w:tcPr>
            <w:tcW w:w="5478" w:type="dxa"/>
            <w:gridSpan w:val="3"/>
            <w:tcBorders>
              <w:top w:val="single" w:sz="4" w:space="0" w:color="auto"/>
              <w:left w:val="nil"/>
              <w:bottom w:val="single" w:sz="4" w:space="0" w:color="auto"/>
              <w:right w:val="single" w:sz="4" w:space="0" w:color="auto"/>
            </w:tcBorders>
            <w:shd w:val="clear" w:color="000000" w:fill="DBDBDB"/>
            <w:noWrap/>
            <w:vAlign w:val="center"/>
            <w:hideMark/>
          </w:tcPr>
          <w:p w14:paraId="1E8A9139" w14:textId="77777777" w:rsidR="003E2282" w:rsidRPr="003E2282" w:rsidRDefault="003E2282" w:rsidP="003E2282">
            <w:pPr>
              <w:spacing w:after="0" w:line="240" w:lineRule="auto"/>
              <w:jc w:val="center"/>
              <w:rPr>
                <w:rFonts w:asciiTheme="majorBidi" w:eastAsia="Times New Roman" w:hAnsiTheme="majorBidi" w:cstheme="majorBidi"/>
                <w:b/>
                <w:bCs/>
                <w:color w:val="000000"/>
                <w:sz w:val="20"/>
                <w:szCs w:val="20"/>
              </w:rPr>
            </w:pPr>
            <w:r w:rsidRPr="003E2282">
              <w:rPr>
                <w:rFonts w:asciiTheme="majorBidi" w:eastAsia="Times New Roman" w:hAnsiTheme="majorBidi" w:cstheme="majorBidi"/>
                <w:b/>
                <w:bCs/>
                <w:color w:val="000000"/>
                <w:sz w:val="20"/>
                <w:szCs w:val="20"/>
              </w:rPr>
              <w:t>Responsibility</w:t>
            </w:r>
          </w:p>
        </w:tc>
      </w:tr>
      <w:tr w:rsidR="003E2282" w:rsidRPr="003E2282" w14:paraId="1FFAAF9F"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14086B83"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Project Advisor</w:t>
            </w:r>
          </w:p>
        </w:tc>
        <w:tc>
          <w:tcPr>
            <w:tcW w:w="151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1130FF" w14:textId="741F7872" w:rsidR="003E2282" w:rsidRPr="003E2282" w:rsidRDefault="00BF40EA" w:rsidP="003E2282">
            <w:pPr>
              <w:spacing w:after="0" w:line="240" w:lineRule="auto"/>
              <w:jc w:val="center"/>
              <w:rPr>
                <w:rFonts w:asciiTheme="majorBidi" w:eastAsia="Times New Roman" w:hAnsiTheme="majorBidi" w:cstheme="majorBidi"/>
                <w:color w:val="000000"/>
                <w:sz w:val="20"/>
                <w:szCs w:val="20"/>
              </w:rPr>
            </w:pPr>
            <w:r w:rsidRPr="00BF40EA">
              <w:rPr>
                <w:rFonts w:asciiTheme="majorBidi" w:eastAsia="Times New Roman" w:hAnsiTheme="majorBidi" w:cstheme="majorBidi"/>
                <w:color w:val="000000"/>
                <w:sz w:val="20"/>
                <w:szCs w:val="20"/>
              </w:rPr>
              <w:t>----------------</w:t>
            </w:r>
          </w:p>
        </w:tc>
        <w:tc>
          <w:tcPr>
            <w:tcW w:w="1567" w:type="dxa"/>
            <w:gridSpan w:val="2"/>
            <w:vMerge w:val="restart"/>
            <w:tcBorders>
              <w:top w:val="nil"/>
              <w:left w:val="single" w:sz="4" w:space="0" w:color="auto"/>
              <w:bottom w:val="single" w:sz="4" w:space="0" w:color="auto"/>
              <w:right w:val="single" w:sz="4" w:space="0" w:color="auto"/>
            </w:tcBorders>
            <w:shd w:val="clear" w:color="auto" w:fill="auto"/>
            <w:noWrap/>
            <w:vAlign w:val="center"/>
            <w:hideMark/>
          </w:tcPr>
          <w:p w14:paraId="0891672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proofErr w:type="gramStart"/>
            <w:r w:rsidRPr="003E2282">
              <w:rPr>
                <w:rFonts w:asciiTheme="majorBidi" w:eastAsia="Times New Roman" w:hAnsiTheme="majorBidi" w:cstheme="majorBidi"/>
                <w:color w:val="000000"/>
                <w:sz w:val="20"/>
                <w:szCs w:val="20"/>
              </w:rPr>
              <w:t>Dr.Muhammed</w:t>
            </w:r>
            <w:proofErr w:type="spellEnd"/>
            <w:proofErr w:type="gramEnd"/>
            <w:r w:rsidRPr="003E2282">
              <w:rPr>
                <w:rFonts w:asciiTheme="majorBidi" w:eastAsia="Times New Roman" w:hAnsiTheme="majorBidi" w:cstheme="majorBidi"/>
                <w:color w:val="000000"/>
                <w:sz w:val="20"/>
                <w:szCs w:val="20"/>
              </w:rPr>
              <w:t xml:space="preserve"> Bilal</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D2F05B4" w14:textId="0422970F"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Help the team reach the final solution while meeting the </w:t>
            </w:r>
            <w:r w:rsidR="00252475" w:rsidRPr="004B3B53">
              <w:rPr>
                <w:rFonts w:asciiTheme="majorBidi" w:eastAsia="Times New Roman" w:hAnsiTheme="majorBidi" w:cstheme="majorBidi"/>
                <w:color w:val="000000"/>
                <w:sz w:val="20"/>
                <w:szCs w:val="20"/>
              </w:rPr>
              <w:t>customers’</w:t>
            </w:r>
            <w:r w:rsidRPr="003E2282">
              <w:rPr>
                <w:rFonts w:asciiTheme="majorBidi" w:eastAsia="Times New Roman" w:hAnsiTheme="majorBidi" w:cstheme="majorBidi"/>
                <w:color w:val="000000"/>
                <w:sz w:val="20"/>
                <w:szCs w:val="20"/>
              </w:rPr>
              <w:t xml:space="preserve"> requirements.</w:t>
            </w:r>
          </w:p>
        </w:tc>
      </w:tr>
      <w:tr w:rsidR="003E2282" w:rsidRPr="003E2282" w14:paraId="0F19774C"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6F302972"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Customer</w:t>
            </w:r>
          </w:p>
        </w:tc>
        <w:tc>
          <w:tcPr>
            <w:tcW w:w="1518" w:type="dxa"/>
            <w:vMerge/>
            <w:tcBorders>
              <w:top w:val="nil"/>
              <w:left w:val="single" w:sz="4" w:space="0" w:color="auto"/>
              <w:bottom w:val="single" w:sz="4" w:space="0" w:color="auto"/>
              <w:right w:val="single" w:sz="4" w:space="0" w:color="auto"/>
            </w:tcBorders>
            <w:vAlign w:val="center"/>
            <w:hideMark/>
          </w:tcPr>
          <w:p w14:paraId="25B2ED9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1567" w:type="dxa"/>
            <w:gridSpan w:val="2"/>
            <w:vMerge/>
            <w:tcBorders>
              <w:top w:val="nil"/>
              <w:left w:val="single" w:sz="4" w:space="0" w:color="auto"/>
              <w:bottom w:val="single" w:sz="4" w:space="0" w:color="auto"/>
              <w:right w:val="single" w:sz="4" w:space="0" w:color="auto"/>
            </w:tcBorders>
            <w:vAlign w:val="center"/>
            <w:hideMark/>
          </w:tcPr>
          <w:p w14:paraId="5C5127A6"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306ADFD3"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Requests a solution with given specifications and requirements.</w:t>
            </w:r>
          </w:p>
        </w:tc>
      </w:tr>
      <w:tr w:rsidR="003E2282" w:rsidRPr="003E2282" w14:paraId="25E92DE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5F0269B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Team leader/ Project manger</w:t>
            </w:r>
          </w:p>
        </w:tc>
        <w:tc>
          <w:tcPr>
            <w:tcW w:w="1518" w:type="dxa"/>
            <w:tcBorders>
              <w:top w:val="nil"/>
              <w:left w:val="nil"/>
              <w:bottom w:val="single" w:sz="4" w:space="0" w:color="auto"/>
              <w:right w:val="single" w:sz="4" w:space="0" w:color="auto"/>
            </w:tcBorders>
            <w:shd w:val="clear" w:color="auto" w:fill="auto"/>
            <w:noWrap/>
            <w:vAlign w:val="center"/>
            <w:hideMark/>
          </w:tcPr>
          <w:p w14:paraId="7A9D5EEC" w14:textId="370927FC"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N</w:t>
            </w:r>
            <w:r w:rsidR="003E2282" w:rsidRPr="003E2282">
              <w:rPr>
                <w:rFonts w:asciiTheme="majorBidi" w:eastAsia="Times New Roman" w:hAnsiTheme="majorBidi" w:cstheme="majorBidi"/>
                <w:color w:val="000000"/>
                <w:sz w:val="20"/>
                <w:szCs w:val="20"/>
              </w:rPr>
              <w:t>avigating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24F89B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062B5E7" w14:textId="334CC190"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Symbol" w:hAnsiTheme="majorBidi" w:cstheme="majorBidi"/>
                <w:color w:val="000000"/>
                <w:sz w:val="20"/>
                <w:szCs w:val="20"/>
              </w:rPr>
              <w:t xml:space="preserve"> Planning and organizing the completion of tasks within the project</w:t>
            </w:r>
            <w:r w:rsidR="00EC726D" w:rsidRPr="004B3B53">
              <w:rPr>
                <w:rFonts w:asciiTheme="majorBidi" w:eastAsia="Symbol" w:hAnsiTheme="majorBidi" w:cstheme="majorBidi"/>
                <w:color w:val="000000"/>
                <w:sz w:val="20"/>
                <w:szCs w:val="20"/>
              </w:rPr>
              <w:t xml:space="preserve">. </w:t>
            </w:r>
          </w:p>
        </w:tc>
      </w:tr>
      <w:tr w:rsidR="003E2282" w:rsidRPr="003E2282" w14:paraId="710FA336" w14:textId="77777777" w:rsidTr="00A23770">
        <w:trPr>
          <w:trHeight w:val="300"/>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D9285E6"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Organizer, Gatekeeper</w:t>
            </w:r>
          </w:p>
        </w:tc>
        <w:tc>
          <w:tcPr>
            <w:tcW w:w="1518" w:type="dxa"/>
            <w:tcBorders>
              <w:top w:val="nil"/>
              <w:left w:val="nil"/>
              <w:bottom w:val="single" w:sz="4" w:space="0" w:color="auto"/>
              <w:right w:val="single" w:sz="4" w:space="0" w:color="auto"/>
            </w:tcBorders>
            <w:shd w:val="clear" w:color="auto" w:fill="auto"/>
            <w:noWrap/>
            <w:vAlign w:val="center"/>
            <w:hideMark/>
          </w:tcPr>
          <w:p w14:paraId="7927D557"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Obstacle avoidance algorithms</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08307680"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Sulaiman Abdullah Abbas</w:t>
            </w:r>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463EC4C5"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Organizes team meetings time and place and the meeting outcomes, ensures that all goals are achieved.</w:t>
            </w:r>
          </w:p>
        </w:tc>
      </w:tr>
      <w:tr w:rsidR="003E2282" w:rsidRPr="003E2282" w14:paraId="2F93B71B" w14:textId="77777777" w:rsidTr="00F17D06">
        <w:trPr>
          <w:trHeight w:val="719"/>
        </w:trPr>
        <w:tc>
          <w:tcPr>
            <w:tcW w:w="1427" w:type="dxa"/>
            <w:tcBorders>
              <w:top w:val="nil"/>
              <w:left w:val="single" w:sz="4" w:space="0" w:color="auto"/>
              <w:bottom w:val="single" w:sz="4" w:space="0" w:color="auto"/>
              <w:right w:val="single" w:sz="4" w:space="0" w:color="auto"/>
            </w:tcBorders>
            <w:shd w:val="clear" w:color="000000" w:fill="DBDBDB"/>
            <w:noWrap/>
            <w:vAlign w:val="center"/>
            <w:hideMark/>
          </w:tcPr>
          <w:p w14:paraId="7FF55329" w14:textId="4D6691BB"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Idea </w:t>
            </w:r>
            <w:r w:rsidR="00AC3810" w:rsidRPr="004B3B53">
              <w:rPr>
                <w:rFonts w:asciiTheme="majorBidi" w:eastAsia="Times New Roman" w:hAnsiTheme="majorBidi" w:cstheme="majorBidi"/>
                <w:color w:val="000000"/>
                <w:sz w:val="20"/>
                <w:szCs w:val="20"/>
              </w:rPr>
              <w:t>C</w:t>
            </w:r>
            <w:r w:rsidRPr="003E2282">
              <w:rPr>
                <w:rFonts w:asciiTheme="majorBidi" w:eastAsia="Times New Roman" w:hAnsiTheme="majorBidi" w:cstheme="majorBidi"/>
                <w:color w:val="000000"/>
                <w:sz w:val="20"/>
                <w:szCs w:val="20"/>
              </w:rPr>
              <w:t>hallenger, Recorder</w:t>
            </w:r>
          </w:p>
        </w:tc>
        <w:tc>
          <w:tcPr>
            <w:tcW w:w="1518" w:type="dxa"/>
            <w:tcBorders>
              <w:top w:val="nil"/>
              <w:left w:val="nil"/>
              <w:bottom w:val="single" w:sz="4" w:space="0" w:color="auto"/>
              <w:right w:val="single" w:sz="4" w:space="0" w:color="auto"/>
            </w:tcBorders>
            <w:shd w:val="clear" w:color="auto" w:fill="auto"/>
            <w:noWrap/>
            <w:vAlign w:val="center"/>
            <w:hideMark/>
          </w:tcPr>
          <w:p w14:paraId="0184588A" w14:textId="27E2A3E0" w:rsidR="003E2282" w:rsidRPr="003E2282" w:rsidRDefault="00213FB2" w:rsidP="003E2282">
            <w:pPr>
              <w:spacing w:after="0" w:line="240" w:lineRule="auto"/>
              <w:jc w:val="center"/>
              <w:rPr>
                <w:rFonts w:asciiTheme="majorBidi" w:eastAsia="Times New Roman" w:hAnsiTheme="majorBidi" w:cstheme="majorBidi"/>
                <w:color w:val="000000"/>
                <w:sz w:val="20"/>
                <w:szCs w:val="20"/>
              </w:rPr>
            </w:pPr>
            <w:r w:rsidRPr="004B3B53">
              <w:rPr>
                <w:rFonts w:asciiTheme="majorBidi" w:eastAsia="Times New Roman" w:hAnsiTheme="majorBidi" w:cstheme="majorBidi"/>
                <w:color w:val="000000"/>
                <w:sz w:val="20"/>
                <w:szCs w:val="20"/>
              </w:rPr>
              <w:t>H</w:t>
            </w:r>
            <w:r w:rsidR="003E2282" w:rsidRPr="003E2282">
              <w:rPr>
                <w:rFonts w:asciiTheme="majorBidi" w:eastAsia="Times New Roman" w:hAnsiTheme="majorBidi" w:cstheme="majorBidi"/>
                <w:color w:val="000000"/>
                <w:sz w:val="20"/>
                <w:szCs w:val="20"/>
              </w:rPr>
              <w:t xml:space="preserve">ardware &amp; code </w:t>
            </w:r>
            <w:r w:rsidRPr="004B3B53">
              <w:rPr>
                <w:rFonts w:asciiTheme="majorBidi" w:eastAsia="Times New Roman" w:hAnsiTheme="majorBidi" w:cstheme="majorBidi"/>
                <w:color w:val="000000"/>
                <w:sz w:val="20"/>
                <w:szCs w:val="20"/>
              </w:rPr>
              <w:t>D</w:t>
            </w:r>
            <w:r w:rsidR="003E2282" w:rsidRPr="003E2282">
              <w:rPr>
                <w:rFonts w:asciiTheme="majorBidi" w:eastAsia="Times New Roman" w:hAnsiTheme="majorBidi" w:cstheme="majorBidi"/>
                <w:color w:val="000000"/>
                <w:sz w:val="20"/>
                <w:szCs w:val="20"/>
              </w:rPr>
              <w:t>eployment</w:t>
            </w:r>
          </w:p>
        </w:tc>
        <w:tc>
          <w:tcPr>
            <w:tcW w:w="1567" w:type="dxa"/>
            <w:gridSpan w:val="2"/>
            <w:tcBorders>
              <w:top w:val="nil"/>
              <w:left w:val="nil"/>
              <w:bottom w:val="single" w:sz="4" w:space="0" w:color="auto"/>
              <w:right w:val="single" w:sz="4" w:space="0" w:color="auto"/>
            </w:tcBorders>
            <w:shd w:val="clear" w:color="auto" w:fill="auto"/>
            <w:noWrap/>
            <w:vAlign w:val="center"/>
            <w:hideMark/>
          </w:tcPr>
          <w:p w14:paraId="4D45575C" w14:textId="77777777" w:rsidR="003E2282" w:rsidRPr="003E2282" w:rsidRDefault="003E2282" w:rsidP="003E2282">
            <w:pPr>
              <w:spacing w:after="0" w:line="240" w:lineRule="auto"/>
              <w:jc w:val="center"/>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5478" w:type="dxa"/>
            <w:gridSpan w:val="3"/>
            <w:tcBorders>
              <w:top w:val="nil"/>
              <w:left w:val="nil"/>
              <w:bottom w:val="single" w:sz="4" w:space="0" w:color="auto"/>
              <w:right w:val="single" w:sz="4" w:space="0" w:color="auto"/>
            </w:tcBorders>
            <w:shd w:val="clear" w:color="auto" w:fill="auto"/>
            <w:noWrap/>
            <w:vAlign w:val="center"/>
            <w:hideMark/>
          </w:tcPr>
          <w:p w14:paraId="78354B39" w14:textId="77777777" w:rsidR="003E2282" w:rsidRPr="003E2282" w:rsidRDefault="003E2282" w:rsidP="003E2282">
            <w:pPr>
              <w:spacing w:after="0" w:line="240" w:lineRule="auto"/>
              <w:rPr>
                <w:rFonts w:asciiTheme="majorBidi" w:eastAsia="Times New Roman" w:hAnsiTheme="majorBidi" w:cstheme="majorBidi"/>
                <w:color w:val="000000"/>
                <w:sz w:val="20"/>
                <w:szCs w:val="20"/>
              </w:rPr>
            </w:pPr>
            <w:r w:rsidRPr="003E2282">
              <w:rPr>
                <w:rFonts w:asciiTheme="majorBidi" w:eastAsia="Times New Roman" w:hAnsiTheme="majorBidi" w:cstheme="majorBidi"/>
                <w:color w:val="000000"/>
                <w:sz w:val="20"/>
                <w:szCs w:val="20"/>
              </w:rPr>
              <w:t>Plays the role of the devil’s advocate, types the meeting minutes</w:t>
            </w:r>
          </w:p>
        </w:tc>
      </w:tr>
    </w:tbl>
    <w:p w14:paraId="55A0A362" w14:textId="0EA8BB46" w:rsidR="00EB38B7" w:rsidRPr="001709D2" w:rsidRDefault="00EB38B7" w:rsidP="00F13440">
      <w:pPr>
        <w:rPr>
          <w:rFonts w:asciiTheme="majorBidi" w:hAnsiTheme="majorBidi" w:cstheme="majorBidi"/>
        </w:rPr>
      </w:pPr>
    </w:p>
    <w:p w14:paraId="7A2529A5" w14:textId="23A362F1" w:rsidR="00EB38B7" w:rsidRDefault="00EB38B7" w:rsidP="00F13440">
      <w:pPr>
        <w:rPr>
          <w:rFonts w:asciiTheme="majorBidi" w:hAnsiTheme="majorBidi" w:cstheme="majorBidi"/>
        </w:rPr>
      </w:pPr>
    </w:p>
    <w:p w14:paraId="7B62A7D0" w14:textId="12CCD592" w:rsidR="00EB38B7" w:rsidRDefault="00EB38B7" w:rsidP="00F13440">
      <w:pPr>
        <w:rPr>
          <w:rFonts w:asciiTheme="majorBidi" w:hAnsiTheme="majorBidi" w:cstheme="majorBidi"/>
        </w:rPr>
      </w:pPr>
    </w:p>
    <w:tbl>
      <w:tblPr>
        <w:tblW w:w="11303" w:type="dxa"/>
        <w:tblInd w:w="-974" w:type="dxa"/>
        <w:tblLook w:val="04A0" w:firstRow="1" w:lastRow="0" w:firstColumn="1" w:lastColumn="0" w:noHBand="0" w:noVBand="1"/>
      </w:tblPr>
      <w:tblGrid>
        <w:gridCol w:w="1842"/>
        <w:gridCol w:w="2023"/>
        <w:gridCol w:w="3558"/>
        <w:gridCol w:w="3880"/>
      </w:tblGrid>
      <w:tr w:rsidR="00F17D06" w:rsidRPr="00F17D06" w14:paraId="72565D6A" w14:textId="77777777" w:rsidTr="00282111">
        <w:trPr>
          <w:trHeight w:val="300"/>
        </w:trPr>
        <w:tc>
          <w:tcPr>
            <w:tcW w:w="11303" w:type="dxa"/>
            <w:gridSpan w:val="4"/>
            <w:tcBorders>
              <w:top w:val="single" w:sz="4" w:space="0" w:color="auto"/>
              <w:left w:val="single" w:sz="4" w:space="0" w:color="auto"/>
              <w:bottom w:val="single" w:sz="4" w:space="0" w:color="auto"/>
              <w:right w:val="single" w:sz="4" w:space="0" w:color="auto"/>
            </w:tcBorders>
            <w:shd w:val="clear" w:color="000000" w:fill="4472C4"/>
            <w:noWrap/>
            <w:vAlign w:val="center"/>
            <w:hideMark/>
          </w:tcPr>
          <w:p w14:paraId="3FD89198" w14:textId="27FB2B69" w:rsidR="00F17D06" w:rsidRPr="00F17D06" w:rsidRDefault="00F17D06" w:rsidP="00DC1A2B">
            <w:pPr>
              <w:spacing w:after="0" w:line="240" w:lineRule="auto"/>
              <w:jc w:val="center"/>
              <w:rPr>
                <w:rFonts w:ascii="Times New Roman" w:eastAsia="Times New Roman" w:hAnsi="Times New Roman" w:cs="Times New Roman"/>
                <w:b/>
                <w:bCs/>
                <w:color w:val="FFFFFF"/>
              </w:rPr>
            </w:pPr>
            <w:r w:rsidRPr="00F17D06">
              <w:rPr>
                <w:rFonts w:ascii="Times New Roman" w:eastAsia="Times New Roman" w:hAnsi="Times New Roman" w:cs="Times New Roman"/>
                <w:b/>
                <w:bCs/>
                <w:color w:val="FFFFFF"/>
              </w:rPr>
              <w:lastRenderedPageBreak/>
              <w:t>9.Sign Off</w:t>
            </w:r>
          </w:p>
        </w:tc>
      </w:tr>
      <w:tr w:rsidR="00F17D06" w:rsidRPr="00F17D06" w14:paraId="613D8ACE"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764AAC9B" w14:textId="6A0DEE24"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Role</w:t>
            </w:r>
          </w:p>
        </w:tc>
        <w:tc>
          <w:tcPr>
            <w:tcW w:w="2023" w:type="dxa"/>
            <w:tcBorders>
              <w:top w:val="nil"/>
              <w:left w:val="nil"/>
              <w:bottom w:val="single" w:sz="4" w:space="0" w:color="auto"/>
              <w:right w:val="single" w:sz="4" w:space="0" w:color="auto"/>
            </w:tcBorders>
            <w:shd w:val="clear" w:color="000000" w:fill="DBDBDB"/>
            <w:noWrap/>
            <w:vAlign w:val="center"/>
            <w:hideMark/>
          </w:tcPr>
          <w:p w14:paraId="29CCB550" w14:textId="269D1D2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Name</w:t>
            </w:r>
          </w:p>
        </w:tc>
        <w:tc>
          <w:tcPr>
            <w:tcW w:w="3558" w:type="dxa"/>
            <w:tcBorders>
              <w:top w:val="nil"/>
              <w:left w:val="nil"/>
              <w:bottom w:val="single" w:sz="4" w:space="0" w:color="auto"/>
              <w:right w:val="single" w:sz="4" w:space="0" w:color="auto"/>
            </w:tcBorders>
            <w:shd w:val="clear" w:color="000000" w:fill="DBDBDB"/>
            <w:noWrap/>
            <w:vAlign w:val="center"/>
            <w:hideMark/>
          </w:tcPr>
          <w:p w14:paraId="2D549368" w14:textId="545C5AC5"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Signature</w:t>
            </w:r>
          </w:p>
        </w:tc>
        <w:tc>
          <w:tcPr>
            <w:tcW w:w="3880" w:type="dxa"/>
            <w:tcBorders>
              <w:top w:val="nil"/>
              <w:left w:val="nil"/>
              <w:bottom w:val="single" w:sz="4" w:space="0" w:color="auto"/>
              <w:right w:val="single" w:sz="4" w:space="0" w:color="auto"/>
            </w:tcBorders>
            <w:shd w:val="clear" w:color="000000" w:fill="DBDBDB"/>
            <w:noWrap/>
            <w:vAlign w:val="center"/>
            <w:hideMark/>
          </w:tcPr>
          <w:p w14:paraId="20A7D25A" w14:textId="6B20F2C2"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Date</w:t>
            </w:r>
          </w:p>
        </w:tc>
      </w:tr>
      <w:tr w:rsidR="00F17D06" w:rsidRPr="00F17D06" w14:paraId="079464F9" w14:textId="77777777" w:rsidTr="00282111">
        <w:trPr>
          <w:trHeight w:val="300"/>
        </w:trPr>
        <w:tc>
          <w:tcPr>
            <w:tcW w:w="1842" w:type="dxa"/>
            <w:tcBorders>
              <w:top w:val="nil"/>
              <w:left w:val="single" w:sz="4" w:space="0" w:color="auto"/>
              <w:bottom w:val="single" w:sz="4" w:space="0" w:color="auto"/>
              <w:right w:val="single" w:sz="4" w:space="0" w:color="auto"/>
            </w:tcBorders>
            <w:shd w:val="clear" w:color="000000" w:fill="DBDBDB"/>
            <w:noWrap/>
            <w:vAlign w:val="center"/>
            <w:hideMark/>
          </w:tcPr>
          <w:p w14:paraId="1102DEF3" w14:textId="73CF5523" w:rsidR="00F17D06" w:rsidRPr="00F17D06" w:rsidRDefault="00F17D06" w:rsidP="00F17D0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Project Advisor/Customer</w:t>
            </w:r>
          </w:p>
        </w:tc>
        <w:tc>
          <w:tcPr>
            <w:tcW w:w="2023" w:type="dxa"/>
            <w:tcBorders>
              <w:top w:val="nil"/>
              <w:left w:val="nil"/>
              <w:bottom w:val="single" w:sz="4" w:space="0" w:color="auto"/>
              <w:right w:val="single" w:sz="4" w:space="0" w:color="auto"/>
            </w:tcBorders>
            <w:shd w:val="clear" w:color="auto" w:fill="auto"/>
            <w:noWrap/>
            <w:vAlign w:val="center"/>
            <w:hideMark/>
          </w:tcPr>
          <w:p w14:paraId="362FC926" w14:textId="7B1BBAF5" w:rsidR="00F17D06" w:rsidRPr="00F17D06" w:rsidRDefault="00392C18" w:rsidP="00392C18">
            <w:pPr>
              <w:spacing w:after="0" w:line="240" w:lineRule="auto"/>
              <w:jc w:val="center"/>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Dr.Muhammed</w:t>
            </w:r>
            <w:proofErr w:type="spellEnd"/>
            <w:proofErr w:type="gramEnd"/>
            <w:r>
              <w:rPr>
                <w:rFonts w:ascii="Times New Roman" w:eastAsia="Times New Roman" w:hAnsi="Times New Roman" w:cs="Times New Roman"/>
                <w:color w:val="000000"/>
              </w:rPr>
              <w:t xml:space="preserve"> Bilal</w:t>
            </w:r>
          </w:p>
        </w:tc>
        <w:tc>
          <w:tcPr>
            <w:tcW w:w="3558" w:type="dxa"/>
            <w:tcBorders>
              <w:top w:val="nil"/>
              <w:left w:val="nil"/>
              <w:bottom w:val="single" w:sz="4" w:space="0" w:color="auto"/>
              <w:right w:val="single" w:sz="4" w:space="0" w:color="auto"/>
            </w:tcBorders>
            <w:shd w:val="clear" w:color="auto" w:fill="auto"/>
            <w:noWrap/>
            <w:vAlign w:val="center"/>
            <w:hideMark/>
          </w:tcPr>
          <w:p w14:paraId="62448B79" w14:textId="4F29198A" w:rsidR="00F17D06" w:rsidRPr="00F17D06" w:rsidRDefault="00282111" w:rsidP="00282111">
            <w:pPr>
              <w:spacing w:after="0" w:line="240" w:lineRule="auto"/>
              <w:jc w:val="center"/>
              <w:rPr>
                <w:rFonts w:ascii="Times New Roman" w:eastAsia="Times New Roman" w:hAnsi="Times New Roman" w:cs="Times New Roman"/>
                <w:color w:val="000000"/>
              </w:rPr>
            </w:pPr>
            <w:r>
              <w:rPr>
                <w:lang w:val="en-GB"/>
              </w:rPr>
              <w:object w:dxaOrig="4056" w:dyaOrig="2184" w14:anchorId="5209B5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4.35pt;height:45.65pt" o:ole="">
                  <v:imagedata r:id="rId12" o:title=""/>
                </v:shape>
                <o:OLEObject Type="Embed" ProgID="PBrush" ShapeID="_x0000_i1025" DrawAspect="Content" ObjectID="_1694368321" r:id="rId13"/>
              </w:object>
            </w:r>
          </w:p>
        </w:tc>
        <w:tc>
          <w:tcPr>
            <w:tcW w:w="3880" w:type="dxa"/>
            <w:tcBorders>
              <w:top w:val="nil"/>
              <w:left w:val="nil"/>
              <w:bottom w:val="single" w:sz="4" w:space="0" w:color="auto"/>
              <w:right w:val="single" w:sz="4" w:space="0" w:color="auto"/>
            </w:tcBorders>
            <w:shd w:val="clear" w:color="auto" w:fill="auto"/>
            <w:noWrap/>
            <w:vAlign w:val="center"/>
            <w:hideMark/>
          </w:tcPr>
          <w:p w14:paraId="7AA78489" w14:textId="533857C2" w:rsidR="00F17D06"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6795A40" w14:textId="77777777" w:rsidTr="00282111">
        <w:trPr>
          <w:trHeight w:val="300"/>
        </w:trPr>
        <w:tc>
          <w:tcPr>
            <w:tcW w:w="1842" w:type="dxa"/>
            <w:vMerge w:val="restart"/>
            <w:tcBorders>
              <w:top w:val="nil"/>
              <w:left w:val="single" w:sz="4" w:space="0" w:color="auto"/>
              <w:right w:val="single" w:sz="4" w:space="0" w:color="auto"/>
            </w:tcBorders>
            <w:shd w:val="clear" w:color="000000" w:fill="DBDBDB"/>
            <w:noWrap/>
            <w:vAlign w:val="center"/>
            <w:hideMark/>
          </w:tcPr>
          <w:p w14:paraId="5FAD325F"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p w14:paraId="127241DA" w14:textId="5EF4E3AD" w:rsidR="00392C18" w:rsidRPr="00F17D06" w:rsidRDefault="00392C18" w:rsidP="00392C18">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Team Member</w:t>
            </w:r>
          </w:p>
          <w:p w14:paraId="62F258D5" w14:textId="44550BC8"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2023" w:type="dxa"/>
            <w:tcBorders>
              <w:top w:val="nil"/>
              <w:left w:val="nil"/>
              <w:bottom w:val="single" w:sz="4" w:space="0" w:color="auto"/>
              <w:right w:val="single" w:sz="4" w:space="0" w:color="auto"/>
            </w:tcBorders>
            <w:shd w:val="clear" w:color="auto" w:fill="auto"/>
            <w:noWrap/>
            <w:vAlign w:val="center"/>
            <w:hideMark/>
          </w:tcPr>
          <w:p w14:paraId="0646BBF3" w14:textId="332B8504" w:rsidR="00392C18" w:rsidRPr="00F17D06" w:rsidRDefault="00392C18" w:rsidP="00392C18">
            <w:pPr>
              <w:spacing w:after="0" w:line="240" w:lineRule="auto"/>
              <w:jc w:val="center"/>
              <w:rPr>
                <w:rFonts w:ascii="Times New Roman" w:eastAsia="Times New Roman" w:hAnsi="Times New Roman" w:cs="Times New Roman"/>
                <w:color w:val="000000"/>
              </w:rPr>
            </w:pPr>
            <w:proofErr w:type="spellStart"/>
            <w:r w:rsidRPr="003E2282">
              <w:rPr>
                <w:rFonts w:asciiTheme="majorBidi" w:eastAsia="Times New Roman" w:hAnsiTheme="majorBidi" w:cstheme="majorBidi"/>
                <w:color w:val="000000"/>
                <w:sz w:val="20"/>
                <w:szCs w:val="20"/>
              </w:rPr>
              <w:t>Muhannad</w:t>
            </w:r>
            <w:proofErr w:type="spellEnd"/>
            <w:r w:rsidRPr="003E2282">
              <w:rPr>
                <w:rFonts w:asciiTheme="majorBidi" w:eastAsia="Times New Roman" w:hAnsiTheme="majorBidi" w:cstheme="majorBidi"/>
                <w:color w:val="000000"/>
                <w:sz w:val="20"/>
                <w:szCs w:val="20"/>
              </w:rPr>
              <w:t xml:space="preserve"> Saeed </w:t>
            </w:r>
            <w:proofErr w:type="spellStart"/>
            <w:r w:rsidRPr="003E2282">
              <w:rPr>
                <w:rFonts w:asciiTheme="majorBidi" w:eastAsia="Times New Roman" w:hAnsiTheme="majorBidi" w:cstheme="majorBidi"/>
                <w:color w:val="000000"/>
                <w:sz w:val="20"/>
                <w:szCs w:val="20"/>
              </w:rPr>
              <w:t>AlGhamdi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62A50136"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6F2C6DB3" w14:textId="02DE936E"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091C9974" w14:textId="77777777" w:rsidTr="00282111">
        <w:trPr>
          <w:trHeight w:val="300"/>
        </w:trPr>
        <w:tc>
          <w:tcPr>
            <w:tcW w:w="1842" w:type="dxa"/>
            <w:vMerge/>
            <w:tcBorders>
              <w:left w:val="single" w:sz="4" w:space="0" w:color="auto"/>
              <w:right w:val="single" w:sz="4" w:space="0" w:color="auto"/>
            </w:tcBorders>
            <w:shd w:val="clear" w:color="000000" w:fill="DBDBDB"/>
            <w:noWrap/>
            <w:vAlign w:val="center"/>
            <w:hideMark/>
          </w:tcPr>
          <w:p w14:paraId="48880438" w14:textId="357B8BC1"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516B050" w14:textId="2B6570DC"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Sulaiman Abdullah Abbas</w:t>
            </w:r>
          </w:p>
        </w:tc>
        <w:tc>
          <w:tcPr>
            <w:tcW w:w="3558" w:type="dxa"/>
            <w:tcBorders>
              <w:top w:val="nil"/>
              <w:left w:val="nil"/>
              <w:bottom w:val="single" w:sz="4" w:space="0" w:color="auto"/>
              <w:right w:val="single" w:sz="4" w:space="0" w:color="auto"/>
            </w:tcBorders>
            <w:shd w:val="clear" w:color="auto" w:fill="auto"/>
            <w:noWrap/>
            <w:vAlign w:val="center"/>
            <w:hideMark/>
          </w:tcPr>
          <w:p w14:paraId="7276A9FA"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4D63CF82" w14:textId="08C96613"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r w:rsidR="00392C18" w:rsidRPr="00F17D06" w14:paraId="13346B8B" w14:textId="77777777" w:rsidTr="00282111">
        <w:trPr>
          <w:trHeight w:val="566"/>
        </w:trPr>
        <w:tc>
          <w:tcPr>
            <w:tcW w:w="1842" w:type="dxa"/>
            <w:vMerge/>
            <w:tcBorders>
              <w:left w:val="single" w:sz="4" w:space="0" w:color="auto"/>
              <w:bottom w:val="single" w:sz="4" w:space="0" w:color="auto"/>
              <w:right w:val="single" w:sz="4" w:space="0" w:color="auto"/>
            </w:tcBorders>
            <w:shd w:val="clear" w:color="000000" w:fill="DBDBDB"/>
            <w:noWrap/>
            <w:vAlign w:val="center"/>
            <w:hideMark/>
          </w:tcPr>
          <w:p w14:paraId="25EDD13C" w14:textId="69F5E55D" w:rsidR="00392C18" w:rsidRPr="00F17D06" w:rsidRDefault="00392C18" w:rsidP="00392C18">
            <w:pPr>
              <w:spacing w:after="0" w:line="240" w:lineRule="auto"/>
              <w:rPr>
                <w:rFonts w:ascii="Times New Roman" w:eastAsia="Times New Roman" w:hAnsi="Times New Roman" w:cs="Times New Roman"/>
                <w:color w:val="000000"/>
              </w:rPr>
            </w:pPr>
          </w:p>
        </w:tc>
        <w:tc>
          <w:tcPr>
            <w:tcW w:w="2023" w:type="dxa"/>
            <w:tcBorders>
              <w:top w:val="nil"/>
              <w:left w:val="nil"/>
              <w:bottom w:val="single" w:sz="4" w:space="0" w:color="auto"/>
              <w:right w:val="single" w:sz="4" w:space="0" w:color="auto"/>
            </w:tcBorders>
            <w:shd w:val="clear" w:color="auto" w:fill="auto"/>
            <w:noWrap/>
            <w:vAlign w:val="center"/>
            <w:hideMark/>
          </w:tcPr>
          <w:p w14:paraId="2F80B32E" w14:textId="52DB4B20" w:rsidR="00392C18" w:rsidRPr="00F17D06" w:rsidRDefault="00392C18" w:rsidP="00392C18">
            <w:pPr>
              <w:spacing w:after="0" w:line="240" w:lineRule="auto"/>
              <w:jc w:val="center"/>
              <w:rPr>
                <w:rFonts w:ascii="Times New Roman" w:eastAsia="Times New Roman" w:hAnsi="Times New Roman" w:cs="Times New Roman"/>
                <w:color w:val="000000"/>
              </w:rPr>
            </w:pPr>
            <w:r w:rsidRPr="003E2282">
              <w:rPr>
                <w:rFonts w:asciiTheme="majorBidi" w:eastAsia="Times New Roman" w:hAnsiTheme="majorBidi" w:cstheme="majorBidi"/>
                <w:color w:val="000000"/>
                <w:sz w:val="20"/>
                <w:szCs w:val="20"/>
              </w:rPr>
              <w:t xml:space="preserve">Wael Rabah </w:t>
            </w:r>
            <w:proofErr w:type="spellStart"/>
            <w:r w:rsidRPr="003E2282">
              <w:rPr>
                <w:rFonts w:asciiTheme="majorBidi" w:eastAsia="Times New Roman" w:hAnsiTheme="majorBidi" w:cstheme="majorBidi"/>
                <w:color w:val="000000"/>
                <w:sz w:val="20"/>
                <w:szCs w:val="20"/>
              </w:rPr>
              <w:t>AlDhaheri</w:t>
            </w:r>
            <w:proofErr w:type="spellEnd"/>
          </w:p>
        </w:tc>
        <w:tc>
          <w:tcPr>
            <w:tcW w:w="3558" w:type="dxa"/>
            <w:tcBorders>
              <w:top w:val="nil"/>
              <w:left w:val="nil"/>
              <w:bottom w:val="single" w:sz="4" w:space="0" w:color="auto"/>
              <w:right w:val="single" w:sz="4" w:space="0" w:color="auto"/>
            </w:tcBorders>
            <w:shd w:val="clear" w:color="auto" w:fill="auto"/>
            <w:noWrap/>
            <w:vAlign w:val="center"/>
            <w:hideMark/>
          </w:tcPr>
          <w:p w14:paraId="7766B104" w14:textId="77777777" w:rsidR="00392C18" w:rsidRPr="00F17D06" w:rsidRDefault="00392C18" w:rsidP="00392C18">
            <w:pPr>
              <w:spacing w:after="0" w:line="240" w:lineRule="auto"/>
              <w:rPr>
                <w:rFonts w:ascii="Times New Roman" w:eastAsia="Times New Roman" w:hAnsi="Times New Roman" w:cs="Times New Roman"/>
                <w:color w:val="000000"/>
              </w:rPr>
            </w:pPr>
            <w:r w:rsidRPr="00F17D06">
              <w:rPr>
                <w:rFonts w:ascii="Times New Roman" w:eastAsia="Times New Roman" w:hAnsi="Times New Roman" w:cs="Times New Roman"/>
                <w:color w:val="000000"/>
              </w:rPr>
              <w:t> </w:t>
            </w:r>
          </w:p>
        </w:tc>
        <w:tc>
          <w:tcPr>
            <w:tcW w:w="3880" w:type="dxa"/>
            <w:tcBorders>
              <w:top w:val="nil"/>
              <w:left w:val="nil"/>
              <w:bottom w:val="single" w:sz="4" w:space="0" w:color="auto"/>
              <w:right w:val="single" w:sz="4" w:space="0" w:color="auto"/>
            </w:tcBorders>
            <w:shd w:val="clear" w:color="auto" w:fill="auto"/>
            <w:noWrap/>
            <w:vAlign w:val="center"/>
            <w:hideMark/>
          </w:tcPr>
          <w:p w14:paraId="39A1E755" w14:textId="6ED2EE97" w:rsidR="00392C18" w:rsidRPr="00F17D06" w:rsidRDefault="00D77B2D" w:rsidP="00D77B2D">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29/9/2021</w:t>
            </w:r>
          </w:p>
        </w:tc>
      </w:tr>
    </w:tbl>
    <w:p w14:paraId="5729F105" w14:textId="7F102262" w:rsidR="00EB38B7" w:rsidRDefault="00EB38B7" w:rsidP="00F13440">
      <w:pPr>
        <w:rPr>
          <w:rFonts w:asciiTheme="majorBidi" w:hAnsiTheme="majorBidi" w:cstheme="majorBidi"/>
        </w:rPr>
      </w:pPr>
    </w:p>
    <w:p w14:paraId="2903F414" w14:textId="77777777" w:rsidR="00EB38B7" w:rsidRPr="004A3D33" w:rsidRDefault="00EB38B7" w:rsidP="00F13440">
      <w:pPr>
        <w:rPr>
          <w:rFonts w:asciiTheme="majorBidi" w:hAnsiTheme="majorBidi" w:cstheme="majorBidi"/>
        </w:rPr>
      </w:pPr>
    </w:p>
    <w:p w14:paraId="7F85CFF8" w14:textId="77777777" w:rsidR="00F13440" w:rsidRPr="004A3D33" w:rsidRDefault="00F13440" w:rsidP="00F13440">
      <w:pPr>
        <w:rPr>
          <w:rFonts w:asciiTheme="majorBidi" w:hAnsiTheme="majorBidi" w:cstheme="majorBidi"/>
        </w:rPr>
      </w:pPr>
    </w:p>
    <w:p w14:paraId="4B8863F7" w14:textId="77777777" w:rsidR="00F13440" w:rsidRPr="004A3D33" w:rsidRDefault="00F13440" w:rsidP="00F13440">
      <w:pPr>
        <w:rPr>
          <w:rFonts w:asciiTheme="majorBidi" w:hAnsiTheme="majorBidi" w:cstheme="majorBidi"/>
        </w:rPr>
      </w:pPr>
    </w:p>
    <w:p w14:paraId="4A6FD2C5" w14:textId="77777777" w:rsidR="00F13440" w:rsidRPr="004A3D33" w:rsidRDefault="00F13440" w:rsidP="00F13440">
      <w:pPr>
        <w:rPr>
          <w:rFonts w:asciiTheme="majorBidi" w:hAnsiTheme="majorBidi" w:cstheme="majorBidi"/>
        </w:rPr>
      </w:pPr>
    </w:p>
    <w:p w14:paraId="3EF5B9D1" w14:textId="77777777" w:rsidR="00F13440" w:rsidRPr="004A3D33" w:rsidRDefault="00F13440" w:rsidP="00F13440">
      <w:pPr>
        <w:rPr>
          <w:rFonts w:asciiTheme="majorBidi" w:hAnsiTheme="majorBidi" w:cstheme="majorBidi"/>
        </w:rPr>
      </w:pPr>
    </w:p>
    <w:p w14:paraId="73E65021" w14:textId="77777777" w:rsidR="00F13440" w:rsidRPr="004A3D33" w:rsidRDefault="00F13440" w:rsidP="00F13440">
      <w:pPr>
        <w:rPr>
          <w:rFonts w:asciiTheme="majorBidi" w:hAnsiTheme="majorBidi" w:cstheme="majorBidi"/>
        </w:rPr>
      </w:pPr>
    </w:p>
    <w:p w14:paraId="659CED95" w14:textId="77777777" w:rsidR="00F13440" w:rsidRPr="004A3D33" w:rsidRDefault="00F13440" w:rsidP="00F13440">
      <w:pPr>
        <w:rPr>
          <w:rFonts w:asciiTheme="majorBidi" w:hAnsiTheme="majorBidi" w:cstheme="majorBidi"/>
        </w:rPr>
      </w:pPr>
    </w:p>
    <w:p w14:paraId="50536709" w14:textId="77777777" w:rsidR="00F13440" w:rsidRPr="004A3D33" w:rsidRDefault="00F13440" w:rsidP="00F13440">
      <w:pPr>
        <w:rPr>
          <w:rFonts w:asciiTheme="majorBidi" w:hAnsiTheme="majorBidi" w:cstheme="majorBidi"/>
        </w:rPr>
      </w:pPr>
    </w:p>
    <w:p w14:paraId="2AA4B26A" w14:textId="77777777" w:rsidR="00F13440" w:rsidRPr="004A3D33" w:rsidRDefault="00F13440" w:rsidP="00F13440">
      <w:pPr>
        <w:rPr>
          <w:rFonts w:asciiTheme="majorBidi" w:hAnsiTheme="majorBidi" w:cstheme="majorBidi"/>
        </w:rPr>
      </w:pPr>
    </w:p>
    <w:p w14:paraId="0B5D66CD" w14:textId="77777777" w:rsidR="00F13440" w:rsidRPr="004A3D33" w:rsidRDefault="00F13440" w:rsidP="00F13440">
      <w:pPr>
        <w:rPr>
          <w:rFonts w:asciiTheme="majorBidi" w:hAnsiTheme="majorBidi" w:cstheme="majorBidi"/>
        </w:rPr>
      </w:pPr>
    </w:p>
    <w:p w14:paraId="193D753B" w14:textId="77777777" w:rsidR="00F13440" w:rsidRPr="004A3D33" w:rsidRDefault="00F13440" w:rsidP="00F13440">
      <w:pPr>
        <w:rPr>
          <w:rFonts w:asciiTheme="majorBidi" w:hAnsiTheme="majorBidi" w:cstheme="majorBidi"/>
        </w:rPr>
      </w:pPr>
    </w:p>
    <w:p w14:paraId="65C71918" w14:textId="77777777" w:rsidR="00F13440" w:rsidRPr="004A3D33" w:rsidRDefault="00F13440" w:rsidP="00F13440">
      <w:pPr>
        <w:rPr>
          <w:rFonts w:asciiTheme="majorBidi" w:hAnsiTheme="majorBidi" w:cstheme="majorBidi"/>
        </w:rPr>
      </w:pPr>
    </w:p>
    <w:p w14:paraId="221AA48F" w14:textId="77777777" w:rsidR="00F13440" w:rsidRPr="004A3D33" w:rsidRDefault="00F13440" w:rsidP="00F13440">
      <w:pPr>
        <w:rPr>
          <w:rFonts w:asciiTheme="majorBidi" w:hAnsiTheme="majorBidi" w:cstheme="majorBidi"/>
        </w:rPr>
      </w:pPr>
    </w:p>
    <w:p w14:paraId="7327B892" w14:textId="77777777" w:rsidR="00F13440" w:rsidRPr="004A3D33" w:rsidRDefault="00F13440" w:rsidP="00F13440">
      <w:pPr>
        <w:rPr>
          <w:rFonts w:asciiTheme="majorBidi" w:hAnsiTheme="majorBidi" w:cstheme="majorBidi"/>
        </w:rPr>
      </w:pPr>
    </w:p>
    <w:p w14:paraId="55E0A2D6" w14:textId="7456F5A3" w:rsidR="00F13440" w:rsidRPr="004A3D33" w:rsidRDefault="00F13440" w:rsidP="00F13440">
      <w:pPr>
        <w:rPr>
          <w:rFonts w:asciiTheme="majorBidi" w:hAnsiTheme="majorBidi" w:cstheme="majorBidi"/>
        </w:rPr>
      </w:pPr>
    </w:p>
    <w:p w14:paraId="471A535E" w14:textId="57FD1F61" w:rsidR="000436CF" w:rsidRPr="004A3D33" w:rsidRDefault="000436CF" w:rsidP="00F13440">
      <w:pPr>
        <w:rPr>
          <w:rFonts w:asciiTheme="majorBidi" w:hAnsiTheme="majorBidi" w:cstheme="majorBidi"/>
        </w:rPr>
      </w:pPr>
    </w:p>
    <w:p w14:paraId="24A9AB19" w14:textId="1C15B646" w:rsidR="000436CF" w:rsidRPr="004A3D33" w:rsidRDefault="000436CF" w:rsidP="00F13440">
      <w:pPr>
        <w:rPr>
          <w:rFonts w:asciiTheme="majorBidi" w:hAnsiTheme="majorBidi" w:cstheme="majorBidi"/>
        </w:rPr>
      </w:pPr>
    </w:p>
    <w:p w14:paraId="07FE6D41" w14:textId="46B21793" w:rsidR="000436CF" w:rsidRPr="004A3D33" w:rsidRDefault="000436CF" w:rsidP="00F13440">
      <w:pPr>
        <w:rPr>
          <w:rFonts w:asciiTheme="majorBidi" w:hAnsiTheme="majorBidi" w:cstheme="majorBidi"/>
        </w:rPr>
      </w:pPr>
    </w:p>
    <w:p w14:paraId="393F4EC0" w14:textId="4CBCE840" w:rsidR="000436CF" w:rsidRPr="004A3D33" w:rsidRDefault="000436CF" w:rsidP="00F13440">
      <w:pPr>
        <w:rPr>
          <w:rFonts w:asciiTheme="majorBidi" w:hAnsiTheme="majorBidi" w:cstheme="majorBidi"/>
        </w:rPr>
      </w:pPr>
    </w:p>
    <w:p w14:paraId="0626CA8D" w14:textId="19353AE6" w:rsidR="000436CF" w:rsidRPr="004A3D33" w:rsidRDefault="000436CF" w:rsidP="00F13440">
      <w:pPr>
        <w:rPr>
          <w:rFonts w:asciiTheme="majorBidi" w:hAnsiTheme="majorBidi" w:cstheme="majorBidi"/>
        </w:rPr>
      </w:pPr>
    </w:p>
    <w:p w14:paraId="2A213B75" w14:textId="57F2D04B" w:rsidR="000436CF" w:rsidRPr="004A3D33" w:rsidRDefault="000436CF" w:rsidP="00F13440">
      <w:pPr>
        <w:rPr>
          <w:rFonts w:asciiTheme="majorBidi" w:hAnsiTheme="majorBidi" w:cstheme="majorBidi"/>
        </w:rPr>
      </w:pPr>
    </w:p>
    <w:p w14:paraId="37C4691D" w14:textId="77777777" w:rsidR="002F27C0" w:rsidRPr="004A3D33" w:rsidRDefault="002F27C0" w:rsidP="00F13440">
      <w:pPr>
        <w:rPr>
          <w:rFonts w:asciiTheme="majorBidi" w:hAnsiTheme="majorBidi" w:cstheme="majorBidi"/>
        </w:rPr>
      </w:pPr>
    </w:p>
    <w:p w14:paraId="25D3D7DE" w14:textId="1CBA70C2" w:rsidR="00F13440" w:rsidRPr="00CD1067" w:rsidRDefault="0013547D" w:rsidP="00F13440">
      <w:pPr>
        <w:rPr>
          <w:rFonts w:asciiTheme="majorBidi" w:hAnsiTheme="majorBidi" w:cstheme="majorBidi"/>
          <w:b/>
          <w:bCs/>
          <w:sz w:val="24"/>
          <w:szCs w:val="24"/>
        </w:rPr>
      </w:pPr>
      <w:r w:rsidRPr="00CD1067">
        <w:rPr>
          <w:rFonts w:asciiTheme="majorBidi" w:hAnsiTheme="majorBidi" w:cstheme="majorBidi"/>
          <w:b/>
          <w:bCs/>
          <w:sz w:val="24"/>
          <w:szCs w:val="24"/>
        </w:rPr>
        <w:lastRenderedPageBreak/>
        <w:t>References</w:t>
      </w:r>
    </w:p>
    <w:p w14:paraId="7906C58C" w14:textId="7A239B19"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1]J.</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Waykule</w:t>
      </w:r>
      <w:proofErr w:type="spellEnd"/>
      <w:r w:rsidRPr="0013547D">
        <w:rPr>
          <w:rFonts w:asciiTheme="majorBidi" w:hAnsiTheme="majorBidi" w:cstheme="majorBidi"/>
          <w:sz w:val="20"/>
          <w:szCs w:val="20"/>
        </w:rPr>
        <w:t>, "Smart Drone Delivery System", </w:t>
      </w:r>
      <w:r w:rsidRPr="0013547D">
        <w:rPr>
          <w:rFonts w:asciiTheme="majorBidi" w:hAnsiTheme="majorBidi" w:cstheme="majorBidi"/>
          <w:i/>
          <w:iCs/>
          <w:sz w:val="20"/>
          <w:szCs w:val="20"/>
        </w:rPr>
        <w:t>https://www.researchgate.net/</w:t>
      </w:r>
      <w:r w:rsidRPr="0013547D">
        <w:rPr>
          <w:rFonts w:asciiTheme="majorBidi" w:hAnsiTheme="majorBidi" w:cstheme="majorBidi"/>
          <w:sz w:val="20"/>
          <w:szCs w:val="20"/>
        </w:rPr>
        <w:t>, 2020. [Online]. Available: https://www.researchgate.net/publication/344513432_Smart_Drone_Delivery_System. [Accessed: 28- Sep- 2021]</w:t>
      </w:r>
    </w:p>
    <w:p w14:paraId="541EDDCE" w14:textId="4C610FA1"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[2]"Prototype design of medical round supporting robot “</w:t>
      </w:r>
      <w:proofErr w:type="spellStart"/>
      <w:r w:rsidRPr="0013547D">
        <w:rPr>
          <w:rFonts w:asciiTheme="majorBidi" w:hAnsiTheme="majorBidi" w:cstheme="majorBidi"/>
          <w:sz w:val="20"/>
          <w:szCs w:val="20"/>
        </w:rPr>
        <w:t>Terapio</w:t>
      </w:r>
      <w:proofErr w:type="spellEnd"/>
      <w:r w:rsidRPr="0013547D">
        <w:rPr>
          <w:rFonts w:asciiTheme="majorBidi" w:hAnsiTheme="majorBidi" w:cstheme="majorBidi"/>
          <w:sz w:val="20"/>
          <w:szCs w:val="20"/>
        </w:rPr>
        <w:t>”", </w:t>
      </w:r>
      <w:r w:rsidRPr="0013547D">
        <w:rPr>
          <w:rFonts w:asciiTheme="majorBidi" w:hAnsiTheme="majorBidi" w:cstheme="majorBidi"/>
          <w:i/>
          <w:iCs/>
          <w:sz w:val="20"/>
          <w:szCs w:val="20"/>
        </w:rPr>
        <w:t>Ieeexplore.ieee.org</w:t>
      </w:r>
      <w:r w:rsidRPr="0013547D">
        <w:rPr>
          <w:rFonts w:asciiTheme="majorBidi" w:hAnsiTheme="majorBidi" w:cstheme="majorBidi"/>
          <w:sz w:val="20"/>
          <w:szCs w:val="20"/>
        </w:rPr>
        <w:t>, 2021. [Online]. Available: https://ieeexplore.ieee.org/abstract/document/7139274. [Accessed: 28- Sep- 2021]</w:t>
      </w:r>
    </w:p>
    <w:p w14:paraId="42A16C94" w14:textId="0DFCFA0E" w:rsidR="0013547D"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jc w:val="both"/>
        <w:rPr>
          <w:rFonts w:asciiTheme="majorBidi" w:hAnsiTheme="majorBidi" w:cstheme="majorBidi"/>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3]D.</w:t>
      </w:r>
      <w:proofErr w:type="gramEnd"/>
      <w:r w:rsidRPr="0013547D">
        <w:rPr>
          <w:rFonts w:asciiTheme="majorBidi" w:hAnsiTheme="majorBidi" w:cstheme="majorBidi"/>
          <w:sz w:val="20"/>
          <w:szCs w:val="20"/>
        </w:rPr>
        <w:t xml:space="preserve"> </w:t>
      </w:r>
      <w:proofErr w:type="spellStart"/>
      <w:r w:rsidRPr="0013547D">
        <w:rPr>
          <w:rFonts w:asciiTheme="majorBidi" w:hAnsiTheme="majorBidi" w:cstheme="majorBidi"/>
          <w:sz w:val="20"/>
          <w:szCs w:val="20"/>
        </w:rPr>
        <w:t>Dhabale</w:t>
      </w:r>
      <w:proofErr w:type="spellEnd"/>
      <w:r w:rsidRPr="0013547D">
        <w:rPr>
          <w:rFonts w:asciiTheme="majorBidi" w:hAnsiTheme="majorBidi" w:cstheme="majorBidi"/>
          <w:sz w:val="20"/>
          <w:szCs w:val="20"/>
        </w:rPr>
        <w:t>, "Design and Development of Autonomous Delivery Robot", </w:t>
      </w:r>
      <w:r w:rsidRPr="0013547D">
        <w:rPr>
          <w:rFonts w:asciiTheme="majorBidi" w:hAnsiTheme="majorBidi" w:cstheme="majorBidi"/>
          <w:i/>
          <w:iCs/>
          <w:sz w:val="20"/>
          <w:szCs w:val="20"/>
        </w:rPr>
        <w:t>Arxiv.org</w:t>
      </w:r>
      <w:r w:rsidRPr="0013547D">
        <w:rPr>
          <w:rFonts w:asciiTheme="majorBidi" w:hAnsiTheme="majorBidi" w:cstheme="majorBidi"/>
          <w:sz w:val="20"/>
          <w:szCs w:val="20"/>
        </w:rPr>
        <w:t>, 2021. [Online]. Available: https://arxiv.org/pdf/2103.09229.pdf. [Accessed: 28- Sep- 2021]</w:t>
      </w:r>
    </w:p>
    <w:p w14:paraId="3FC9C817" w14:textId="23C44D41" w:rsidR="00F13440" w:rsidRPr="0013547D" w:rsidRDefault="0013547D" w:rsidP="0013547D">
      <w:pPr>
        <w:pBdr>
          <w:top w:val="single" w:sz="4" w:space="1" w:color="auto"/>
          <w:left w:val="single" w:sz="4" w:space="4" w:color="auto"/>
          <w:bottom w:val="single" w:sz="4" w:space="1" w:color="auto"/>
          <w:right w:val="single" w:sz="4" w:space="4" w:color="auto"/>
          <w:between w:val="single" w:sz="4" w:space="1" w:color="auto"/>
          <w:bar w:val="single" w:sz="4" w:color="auto"/>
        </w:pBdr>
        <w:rPr>
          <w:rFonts w:asciiTheme="majorBidi" w:hAnsiTheme="majorBidi" w:cstheme="majorBidi"/>
          <w:b/>
          <w:bCs/>
          <w:sz w:val="20"/>
          <w:szCs w:val="20"/>
        </w:rPr>
      </w:pPr>
      <w:r w:rsidRPr="0013547D">
        <w:rPr>
          <w:rFonts w:asciiTheme="majorBidi" w:hAnsiTheme="majorBidi" w:cstheme="majorBidi"/>
          <w:sz w:val="20"/>
          <w:szCs w:val="20"/>
        </w:rPr>
        <w:t>[</w:t>
      </w:r>
      <w:proofErr w:type="gramStart"/>
      <w:r w:rsidRPr="0013547D">
        <w:rPr>
          <w:rFonts w:asciiTheme="majorBidi" w:hAnsiTheme="majorBidi" w:cstheme="majorBidi"/>
          <w:sz w:val="20"/>
          <w:szCs w:val="20"/>
        </w:rPr>
        <w:t>4]E.</w:t>
      </w:r>
      <w:proofErr w:type="gramEnd"/>
      <w:r w:rsidRPr="0013547D">
        <w:rPr>
          <w:rFonts w:asciiTheme="majorBidi" w:hAnsiTheme="majorBidi" w:cstheme="majorBidi"/>
          <w:sz w:val="20"/>
          <w:szCs w:val="20"/>
        </w:rPr>
        <w:t xml:space="preserve"> Kouao, "This Raspberry Pi Delivery Robot is Controlled by Live Stream Chat", </w:t>
      </w:r>
      <w:r w:rsidRPr="0013547D">
        <w:rPr>
          <w:rFonts w:asciiTheme="majorBidi" w:hAnsiTheme="majorBidi" w:cstheme="majorBidi"/>
          <w:i/>
          <w:iCs/>
          <w:sz w:val="20"/>
          <w:szCs w:val="20"/>
        </w:rPr>
        <w:t>Tom's Hardware</w:t>
      </w:r>
      <w:r w:rsidRPr="0013547D">
        <w:rPr>
          <w:rFonts w:asciiTheme="majorBidi" w:hAnsiTheme="majorBidi" w:cstheme="majorBidi"/>
          <w:sz w:val="20"/>
          <w:szCs w:val="20"/>
        </w:rPr>
        <w:t>, 2021. [Online]. Available: https://www.tomshardware.com/news/raspberry-pi-delivery-robot-droiid. [Accessed: 28- Sep- 2021]</w:t>
      </w:r>
    </w:p>
    <w:p w14:paraId="1F90E995" w14:textId="207A2DCF" w:rsidR="00B426C8" w:rsidRPr="004A3D33" w:rsidRDefault="00B426C8">
      <w:pPr>
        <w:rPr>
          <w:rFonts w:asciiTheme="majorBidi" w:hAnsiTheme="majorBidi" w:cstheme="majorBidi"/>
        </w:rPr>
      </w:pPr>
      <w:r w:rsidRPr="004A3D33">
        <w:rPr>
          <w:rFonts w:asciiTheme="majorBidi" w:hAnsiTheme="majorBidi" w:cstheme="majorBidi"/>
        </w:rPr>
        <w:tab/>
      </w:r>
    </w:p>
    <w:p w14:paraId="2CD223CC" w14:textId="588A4B35" w:rsidR="001E6B8F" w:rsidRPr="004A3D33" w:rsidRDefault="001E6B8F">
      <w:pPr>
        <w:rPr>
          <w:rFonts w:asciiTheme="majorBidi" w:hAnsiTheme="majorBidi" w:cstheme="majorBidi"/>
        </w:rPr>
      </w:pPr>
    </w:p>
    <w:p w14:paraId="09A2ACF6" w14:textId="37D79D62" w:rsidR="004C1393" w:rsidRPr="004A3D33" w:rsidRDefault="004C1393">
      <w:pPr>
        <w:rPr>
          <w:rFonts w:asciiTheme="majorBidi" w:hAnsiTheme="majorBidi" w:cstheme="majorBidi"/>
        </w:rPr>
      </w:pPr>
    </w:p>
    <w:p w14:paraId="5313055C" w14:textId="24C817B4" w:rsidR="004C1393" w:rsidRPr="004A3D33" w:rsidRDefault="004C1393">
      <w:pPr>
        <w:rPr>
          <w:rFonts w:asciiTheme="majorBidi" w:hAnsiTheme="majorBidi" w:cstheme="majorBidi"/>
        </w:rPr>
      </w:pPr>
    </w:p>
    <w:sectPr w:rsidR="004C1393" w:rsidRPr="004A3D3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87D99" w14:textId="77777777" w:rsidR="005A58D5" w:rsidRDefault="005A58D5" w:rsidP="00EB38B7">
      <w:pPr>
        <w:spacing w:after="0" w:line="240" w:lineRule="auto"/>
      </w:pPr>
      <w:r>
        <w:separator/>
      </w:r>
    </w:p>
  </w:endnote>
  <w:endnote w:type="continuationSeparator" w:id="0">
    <w:p w14:paraId="4893B751" w14:textId="77777777" w:rsidR="005A58D5" w:rsidRDefault="005A58D5" w:rsidP="00EB3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4353235"/>
      <w:docPartObj>
        <w:docPartGallery w:val="Page Numbers (Bottom of Page)"/>
        <w:docPartUnique/>
      </w:docPartObj>
    </w:sdtPr>
    <w:sdtEndPr/>
    <w:sdtContent>
      <w:p w14:paraId="13372C23" w14:textId="41C56ECA" w:rsidR="00EB38B7" w:rsidRDefault="00EB38B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E9E4C3D" w14:textId="77777777" w:rsidR="00EB38B7" w:rsidRDefault="00EB38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0C47F" w14:textId="77777777" w:rsidR="005A58D5" w:rsidRDefault="005A58D5" w:rsidP="00EB38B7">
      <w:pPr>
        <w:spacing w:after="0" w:line="240" w:lineRule="auto"/>
      </w:pPr>
      <w:r>
        <w:separator/>
      </w:r>
    </w:p>
  </w:footnote>
  <w:footnote w:type="continuationSeparator" w:id="0">
    <w:p w14:paraId="6F04F9FD" w14:textId="77777777" w:rsidR="005A58D5" w:rsidRDefault="005A58D5" w:rsidP="00EB38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001E7"/>
    <w:multiLevelType w:val="hybridMultilevel"/>
    <w:tmpl w:val="BCD83F50"/>
    <w:lvl w:ilvl="0" w:tplc="E0FEE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605355"/>
    <w:multiLevelType w:val="hybridMultilevel"/>
    <w:tmpl w:val="F9FE2BB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2C823C7"/>
    <w:multiLevelType w:val="hybridMultilevel"/>
    <w:tmpl w:val="8C285F24"/>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CA0637C"/>
    <w:multiLevelType w:val="hybridMultilevel"/>
    <w:tmpl w:val="DD5ED8A6"/>
    <w:lvl w:ilvl="0" w:tplc="634CB8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674E68"/>
    <w:multiLevelType w:val="hybridMultilevel"/>
    <w:tmpl w:val="7F00B13A"/>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997430D"/>
    <w:multiLevelType w:val="hybridMultilevel"/>
    <w:tmpl w:val="6212DA36"/>
    <w:lvl w:ilvl="0" w:tplc="8C32D4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A35956"/>
    <w:multiLevelType w:val="hybridMultilevel"/>
    <w:tmpl w:val="F2F64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BC31FA"/>
    <w:multiLevelType w:val="hybridMultilevel"/>
    <w:tmpl w:val="39B89BDA"/>
    <w:lvl w:ilvl="0" w:tplc="C6AAD9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D32A85"/>
    <w:multiLevelType w:val="hybridMultilevel"/>
    <w:tmpl w:val="D90898D2"/>
    <w:lvl w:ilvl="0" w:tplc="04090001">
      <w:start w:val="1"/>
      <w:numFmt w:val="bullet"/>
      <w:lvlText w:val=""/>
      <w:lvlJc w:val="left"/>
      <w:pPr>
        <w:ind w:left="99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05977D6"/>
    <w:multiLevelType w:val="hybridMultilevel"/>
    <w:tmpl w:val="F1B683B2"/>
    <w:lvl w:ilvl="0" w:tplc="6D8E74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507080"/>
    <w:multiLevelType w:val="hybridMultilevel"/>
    <w:tmpl w:val="A692B1B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A1B509A"/>
    <w:multiLevelType w:val="hybridMultilevel"/>
    <w:tmpl w:val="8794D4FE"/>
    <w:lvl w:ilvl="0" w:tplc="E5F47D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BC76C3"/>
    <w:multiLevelType w:val="hybridMultilevel"/>
    <w:tmpl w:val="F668A39A"/>
    <w:lvl w:ilvl="0" w:tplc="D7D492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3"/>
  </w:num>
  <w:num w:numId="4">
    <w:abstractNumId w:val="1"/>
  </w:num>
  <w:num w:numId="5">
    <w:abstractNumId w:val="0"/>
  </w:num>
  <w:num w:numId="6">
    <w:abstractNumId w:val="9"/>
  </w:num>
  <w:num w:numId="7">
    <w:abstractNumId w:val="4"/>
  </w:num>
  <w:num w:numId="8">
    <w:abstractNumId w:val="7"/>
  </w:num>
  <w:num w:numId="9">
    <w:abstractNumId w:val="2"/>
  </w:num>
  <w:num w:numId="10">
    <w:abstractNumId w:val="5"/>
  </w:num>
  <w:num w:numId="11">
    <w:abstractNumId w:val="8"/>
  </w:num>
  <w:num w:numId="12">
    <w:abstractNumId w:val="10"/>
  </w:num>
  <w:num w:numId="13">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EL RABAH W ALDHAHERI">
    <w15:presenceInfo w15:providerId="None" w15:userId="WAEL RABAH W ALDHAH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C7"/>
    <w:rsid w:val="00000501"/>
    <w:rsid w:val="00023331"/>
    <w:rsid w:val="000236B3"/>
    <w:rsid w:val="000436CF"/>
    <w:rsid w:val="000546B5"/>
    <w:rsid w:val="0006691C"/>
    <w:rsid w:val="00072159"/>
    <w:rsid w:val="000B66B6"/>
    <w:rsid w:val="001113FE"/>
    <w:rsid w:val="00131E15"/>
    <w:rsid w:val="0013547D"/>
    <w:rsid w:val="00147E9F"/>
    <w:rsid w:val="0015549B"/>
    <w:rsid w:val="001709D2"/>
    <w:rsid w:val="00183972"/>
    <w:rsid w:val="001D16C0"/>
    <w:rsid w:val="001E6B8F"/>
    <w:rsid w:val="00213FB2"/>
    <w:rsid w:val="002304B3"/>
    <w:rsid w:val="00244911"/>
    <w:rsid w:val="00252475"/>
    <w:rsid w:val="00264B0E"/>
    <w:rsid w:val="00282111"/>
    <w:rsid w:val="002914AE"/>
    <w:rsid w:val="00297B8B"/>
    <w:rsid w:val="002B7369"/>
    <w:rsid w:val="002D125B"/>
    <w:rsid w:val="002F27C0"/>
    <w:rsid w:val="003140A3"/>
    <w:rsid w:val="003334EE"/>
    <w:rsid w:val="00391174"/>
    <w:rsid w:val="00392C18"/>
    <w:rsid w:val="003B5FEB"/>
    <w:rsid w:val="003C0690"/>
    <w:rsid w:val="003D3E70"/>
    <w:rsid w:val="003E2282"/>
    <w:rsid w:val="00401C16"/>
    <w:rsid w:val="0040556D"/>
    <w:rsid w:val="004A3D33"/>
    <w:rsid w:val="004B3B53"/>
    <w:rsid w:val="004C1393"/>
    <w:rsid w:val="004C4CD3"/>
    <w:rsid w:val="004C6288"/>
    <w:rsid w:val="004F3070"/>
    <w:rsid w:val="004F6E84"/>
    <w:rsid w:val="005052E3"/>
    <w:rsid w:val="00515A21"/>
    <w:rsid w:val="00542528"/>
    <w:rsid w:val="005428F0"/>
    <w:rsid w:val="005639A5"/>
    <w:rsid w:val="005A12D4"/>
    <w:rsid w:val="005A58D5"/>
    <w:rsid w:val="005B1D0E"/>
    <w:rsid w:val="005B5354"/>
    <w:rsid w:val="005D35EA"/>
    <w:rsid w:val="005D550E"/>
    <w:rsid w:val="005F516D"/>
    <w:rsid w:val="0061267C"/>
    <w:rsid w:val="00636306"/>
    <w:rsid w:val="00653BAD"/>
    <w:rsid w:val="00654096"/>
    <w:rsid w:val="0066212C"/>
    <w:rsid w:val="00664AB6"/>
    <w:rsid w:val="006A3435"/>
    <w:rsid w:val="006B689E"/>
    <w:rsid w:val="006D0A91"/>
    <w:rsid w:val="006D23CD"/>
    <w:rsid w:val="006D35F1"/>
    <w:rsid w:val="00723E00"/>
    <w:rsid w:val="007407A7"/>
    <w:rsid w:val="008078F8"/>
    <w:rsid w:val="008130BA"/>
    <w:rsid w:val="0081343C"/>
    <w:rsid w:val="00852010"/>
    <w:rsid w:val="00875844"/>
    <w:rsid w:val="008D0896"/>
    <w:rsid w:val="008E01B1"/>
    <w:rsid w:val="008F6567"/>
    <w:rsid w:val="009023CB"/>
    <w:rsid w:val="009176F3"/>
    <w:rsid w:val="00952E31"/>
    <w:rsid w:val="00970789"/>
    <w:rsid w:val="00973126"/>
    <w:rsid w:val="0097483F"/>
    <w:rsid w:val="009A371A"/>
    <w:rsid w:val="009A44BA"/>
    <w:rsid w:val="009B1146"/>
    <w:rsid w:val="009C6787"/>
    <w:rsid w:val="009D4546"/>
    <w:rsid w:val="009E123B"/>
    <w:rsid w:val="00A20F70"/>
    <w:rsid w:val="00A22D4F"/>
    <w:rsid w:val="00A23770"/>
    <w:rsid w:val="00A661A3"/>
    <w:rsid w:val="00A97440"/>
    <w:rsid w:val="00AC3810"/>
    <w:rsid w:val="00AC63F8"/>
    <w:rsid w:val="00AC6B33"/>
    <w:rsid w:val="00AD6D5D"/>
    <w:rsid w:val="00AE0693"/>
    <w:rsid w:val="00AE7A0C"/>
    <w:rsid w:val="00B00AB5"/>
    <w:rsid w:val="00B426C8"/>
    <w:rsid w:val="00B46152"/>
    <w:rsid w:val="00B50C89"/>
    <w:rsid w:val="00B53121"/>
    <w:rsid w:val="00B550BB"/>
    <w:rsid w:val="00B62FF8"/>
    <w:rsid w:val="00B86CA9"/>
    <w:rsid w:val="00B975E8"/>
    <w:rsid w:val="00BA5127"/>
    <w:rsid w:val="00BF0B7E"/>
    <w:rsid w:val="00BF40EA"/>
    <w:rsid w:val="00C133D4"/>
    <w:rsid w:val="00C23079"/>
    <w:rsid w:val="00C37F1A"/>
    <w:rsid w:val="00C51661"/>
    <w:rsid w:val="00C80554"/>
    <w:rsid w:val="00C85422"/>
    <w:rsid w:val="00CA675E"/>
    <w:rsid w:val="00CC2CD5"/>
    <w:rsid w:val="00CD1067"/>
    <w:rsid w:val="00CD7546"/>
    <w:rsid w:val="00D35E47"/>
    <w:rsid w:val="00D44D20"/>
    <w:rsid w:val="00D57A24"/>
    <w:rsid w:val="00D77B2D"/>
    <w:rsid w:val="00D90176"/>
    <w:rsid w:val="00D93186"/>
    <w:rsid w:val="00DD0929"/>
    <w:rsid w:val="00DE7CDB"/>
    <w:rsid w:val="00DF00BD"/>
    <w:rsid w:val="00DF57C7"/>
    <w:rsid w:val="00E13865"/>
    <w:rsid w:val="00E15745"/>
    <w:rsid w:val="00E44A17"/>
    <w:rsid w:val="00E52502"/>
    <w:rsid w:val="00E637AD"/>
    <w:rsid w:val="00EA60D5"/>
    <w:rsid w:val="00EB38B7"/>
    <w:rsid w:val="00EC05E2"/>
    <w:rsid w:val="00EC726D"/>
    <w:rsid w:val="00EE1E67"/>
    <w:rsid w:val="00F13440"/>
    <w:rsid w:val="00F146D0"/>
    <w:rsid w:val="00F17D06"/>
    <w:rsid w:val="00F44054"/>
    <w:rsid w:val="00F45626"/>
    <w:rsid w:val="00F56137"/>
    <w:rsid w:val="00F67687"/>
    <w:rsid w:val="00F94043"/>
    <w:rsid w:val="00FE70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DCE39"/>
  <w15:chartTrackingRefBased/>
  <w15:docId w15:val="{39BCAFD7-57B3-43EC-A910-726B558C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7E9F"/>
    <w:rPr>
      <w:rFonts w:eastAsiaTheme="minorEastAsia"/>
    </w:rPr>
  </w:style>
  <w:style w:type="paragraph" w:styleId="Heading1">
    <w:name w:val="heading 1"/>
    <w:basedOn w:val="Normal"/>
    <w:next w:val="Normal"/>
    <w:link w:val="Heading1Char"/>
    <w:uiPriority w:val="9"/>
    <w:qFormat/>
    <w:rsid w:val="00B62F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6CF"/>
    <w:pPr>
      <w:keepNext/>
      <w:keepLines/>
      <w:spacing w:before="20" w:after="20"/>
      <w:jc w:val="center"/>
      <w:outlineLvl w:val="1"/>
    </w:pPr>
    <w:rPr>
      <w:rFonts w:asciiTheme="majorBidi" w:eastAsiaTheme="majorEastAsia" w:hAnsiTheme="majorBidi" w:cstheme="majorBidi"/>
      <w:b/>
      <w:color w:val="000000" w:themeColor="text1"/>
      <w:szCs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rsid w:val="00147E9F"/>
  </w:style>
  <w:style w:type="character" w:customStyle="1" w:styleId="BodyTextChar">
    <w:name w:val="Body Text Char"/>
    <w:basedOn w:val="DefaultParagraphFont"/>
    <w:link w:val="BodyText"/>
    <w:uiPriority w:val="1"/>
    <w:rsid w:val="00147E9F"/>
    <w:rPr>
      <w:rFonts w:eastAsiaTheme="minorEastAsia"/>
    </w:rPr>
  </w:style>
  <w:style w:type="paragraph" w:customStyle="1" w:styleId="TableParagraph">
    <w:name w:val="Table Paragraph"/>
    <w:basedOn w:val="Normal"/>
    <w:uiPriority w:val="1"/>
    <w:rsid w:val="00147E9F"/>
  </w:style>
  <w:style w:type="paragraph" w:styleId="ListParagraph">
    <w:name w:val="List Paragraph"/>
    <w:basedOn w:val="Normal"/>
    <w:uiPriority w:val="34"/>
    <w:qFormat/>
    <w:rsid w:val="00CC2CD5"/>
    <w:pPr>
      <w:spacing w:line="276" w:lineRule="auto"/>
      <w:ind w:left="720"/>
      <w:contextualSpacing/>
    </w:pPr>
    <w:rPr>
      <w:rFonts w:asciiTheme="majorBidi" w:eastAsiaTheme="minorHAnsi" w:hAnsiTheme="majorBidi"/>
      <w:sz w:val="24"/>
    </w:rPr>
  </w:style>
  <w:style w:type="paragraph" w:styleId="Caption">
    <w:name w:val="caption"/>
    <w:basedOn w:val="Normal"/>
    <w:next w:val="Normal"/>
    <w:uiPriority w:val="35"/>
    <w:unhideWhenUsed/>
    <w:qFormat/>
    <w:rsid w:val="00CC2CD5"/>
    <w:pPr>
      <w:spacing w:after="200" w:line="240" w:lineRule="auto"/>
    </w:pPr>
    <w:rPr>
      <w:rFonts w:asciiTheme="majorBidi" w:eastAsiaTheme="minorHAnsi" w:hAnsiTheme="majorBidi"/>
      <w:i/>
      <w:iCs/>
      <w:color w:val="44546A" w:themeColor="text2"/>
      <w:sz w:val="18"/>
      <w:szCs w:val="18"/>
    </w:rPr>
  </w:style>
  <w:style w:type="character" w:styleId="Hyperlink">
    <w:name w:val="Hyperlink"/>
    <w:basedOn w:val="DefaultParagraphFont"/>
    <w:uiPriority w:val="99"/>
    <w:unhideWhenUsed/>
    <w:rsid w:val="00F13440"/>
    <w:rPr>
      <w:color w:val="0563C1" w:themeColor="hyperlink"/>
      <w:u w:val="single"/>
    </w:rPr>
  </w:style>
  <w:style w:type="character" w:customStyle="1" w:styleId="Heading2Char">
    <w:name w:val="Heading 2 Char"/>
    <w:basedOn w:val="DefaultParagraphFont"/>
    <w:link w:val="Heading2"/>
    <w:uiPriority w:val="9"/>
    <w:rsid w:val="000436CF"/>
    <w:rPr>
      <w:rFonts w:asciiTheme="majorBidi" w:eastAsiaTheme="majorEastAsia" w:hAnsiTheme="majorBidi" w:cstheme="majorBidi"/>
      <w:b/>
      <w:color w:val="000000" w:themeColor="text1"/>
      <w:szCs w:val="26"/>
      <w:lang w:val="en-GB"/>
    </w:rPr>
  </w:style>
  <w:style w:type="character" w:styleId="UnresolvedMention">
    <w:name w:val="Unresolved Mention"/>
    <w:basedOn w:val="DefaultParagraphFont"/>
    <w:uiPriority w:val="99"/>
    <w:semiHidden/>
    <w:unhideWhenUsed/>
    <w:rsid w:val="000436CF"/>
    <w:rPr>
      <w:color w:val="605E5C"/>
      <w:shd w:val="clear" w:color="auto" w:fill="E1DFDD"/>
    </w:rPr>
  </w:style>
  <w:style w:type="character" w:customStyle="1" w:styleId="Heading1Char">
    <w:name w:val="Heading 1 Char"/>
    <w:basedOn w:val="DefaultParagraphFont"/>
    <w:link w:val="Heading1"/>
    <w:uiPriority w:val="9"/>
    <w:rsid w:val="00B62FF8"/>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B38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8B7"/>
    <w:rPr>
      <w:rFonts w:eastAsiaTheme="minorEastAsia"/>
    </w:rPr>
  </w:style>
  <w:style w:type="paragraph" w:styleId="Footer">
    <w:name w:val="footer"/>
    <w:basedOn w:val="Normal"/>
    <w:link w:val="FooterChar"/>
    <w:uiPriority w:val="99"/>
    <w:unhideWhenUsed/>
    <w:rsid w:val="00EB38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8B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4016">
      <w:bodyDiv w:val="1"/>
      <w:marLeft w:val="0"/>
      <w:marRight w:val="0"/>
      <w:marTop w:val="0"/>
      <w:marBottom w:val="0"/>
      <w:divBdr>
        <w:top w:val="none" w:sz="0" w:space="0" w:color="auto"/>
        <w:left w:val="none" w:sz="0" w:space="0" w:color="auto"/>
        <w:bottom w:val="none" w:sz="0" w:space="0" w:color="auto"/>
        <w:right w:val="none" w:sz="0" w:space="0" w:color="auto"/>
      </w:divBdr>
    </w:div>
    <w:div w:id="83453589">
      <w:bodyDiv w:val="1"/>
      <w:marLeft w:val="0"/>
      <w:marRight w:val="0"/>
      <w:marTop w:val="0"/>
      <w:marBottom w:val="0"/>
      <w:divBdr>
        <w:top w:val="none" w:sz="0" w:space="0" w:color="auto"/>
        <w:left w:val="none" w:sz="0" w:space="0" w:color="auto"/>
        <w:bottom w:val="none" w:sz="0" w:space="0" w:color="auto"/>
        <w:right w:val="none" w:sz="0" w:space="0" w:color="auto"/>
      </w:divBdr>
    </w:div>
    <w:div w:id="99305670">
      <w:bodyDiv w:val="1"/>
      <w:marLeft w:val="0"/>
      <w:marRight w:val="0"/>
      <w:marTop w:val="0"/>
      <w:marBottom w:val="0"/>
      <w:divBdr>
        <w:top w:val="none" w:sz="0" w:space="0" w:color="auto"/>
        <w:left w:val="none" w:sz="0" w:space="0" w:color="auto"/>
        <w:bottom w:val="none" w:sz="0" w:space="0" w:color="auto"/>
        <w:right w:val="none" w:sz="0" w:space="0" w:color="auto"/>
      </w:divBdr>
    </w:div>
    <w:div w:id="104157784">
      <w:bodyDiv w:val="1"/>
      <w:marLeft w:val="0"/>
      <w:marRight w:val="0"/>
      <w:marTop w:val="0"/>
      <w:marBottom w:val="0"/>
      <w:divBdr>
        <w:top w:val="none" w:sz="0" w:space="0" w:color="auto"/>
        <w:left w:val="none" w:sz="0" w:space="0" w:color="auto"/>
        <w:bottom w:val="none" w:sz="0" w:space="0" w:color="auto"/>
        <w:right w:val="none" w:sz="0" w:space="0" w:color="auto"/>
      </w:divBdr>
    </w:div>
    <w:div w:id="206525505">
      <w:bodyDiv w:val="1"/>
      <w:marLeft w:val="0"/>
      <w:marRight w:val="0"/>
      <w:marTop w:val="0"/>
      <w:marBottom w:val="0"/>
      <w:divBdr>
        <w:top w:val="none" w:sz="0" w:space="0" w:color="auto"/>
        <w:left w:val="none" w:sz="0" w:space="0" w:color="auto"/>
        <w:bottom w:val="none" w:sz="0" w:space="0" w:color="auto"/>
        <w:right w:val="none" w:sz="0" w:space="0" w:color="auto"/>
      </w:divBdr>
    </w:div>
    <w:div w:id="313723744">
      <w:bodyDiv w:val="1"/>
      <w:marLeft w:val="0"/>
      <w:marRight w:val="0"/>
      <w:marTop w:val="0"/>
      <w:marBottom w:val="0"/>
      <w:divBdr>
        <w:top w:val="none" w:sz="0" w:space="0" w:color="auto"/>
        <w:left w:val="none" w:sz="0" w:space="0" w:color="auto"/>
        <w:bottom w:val="none" w:sz="0" w:space="0" w:color="auto"/>
        <w:right w:val="none" w:sz="0" w:space="0" w:color="auto"/>
      </w:divBdr>
    </w:div>
    <w:div w:id="347950473">
      <w:bodyDiv w:val="1"/>
      <w:marLeft w:val="0"/>
      <w:marRight w:val="0"/>
      <w:marTop w:val="0"/>
      <w:marBottom w:val="0"/>
      <w:divBdr>
        <w:top w:val="none" w:sz="0" w:space="0" w:color="auto"/>
        <w:left w:val="none" w:sz="0" w:space="0" w:color="auto"/>
        <w:bottom w:val="none" w:sz="0" w:space="0" w:color="auto"/>
        <w:right w:val="none" w:sz="0" w:space="0" w:color="auto"/>
      </w:divBdr>
    </w:div>
    <w:div w:id="374354054">
      <w:bodyDiv w:val="1"/>
      <w:marLeft w:val="0"/>
      <w:marRight w:val="0"/>
      <w:marTop w:val="0"/>
      <w:marBottom w:val="0"/>
      <w:divBdr>
        <w:top w:val="none" w:sz="0" w:space="0" w:color="auto"/>
        <w:left w:val="none" w:sz="0" w:space="0" w:color="auto"/>
        <w:bottom w:val="none" w:sz="0" w:space="0" w:color="auto"/>
        <w:right w:val="none" w:sz="0" w:space="0" w:color="auto"/>
      </w:divBdr>
    </w:div>
    <w:div w:id="603342970">
      <w:bodyDiv w:val="1"/>
      <w:marLeft w:val="0"/>
      <w:marRight w:val="0"/>
      <w:marTop w:val="0"/>
      <w:marBottom w:val="0"/>
      <w:divBdr>
        <w:top w:val="none" w:sz="0" w:space="0" w:color="auto"/>
        <w:left w:val="none" w:sz="0" w:space="0" w:color="auto"/>
        <w:bottom w:val="none" w:sz="0" w:space="0" w:color="auto"/>
        <w:right w:val="none" w:sz="0" w:space="0" w:color="auto"/>
      </w:divBdr>
    </w:div>
    <w:div w:id="626424637">
      <w:bodyDiv w:val="1"/>
      <w:marLeft w:val="0"/>
      <w:marRight w:val="0"/>
      <w:marTop w:val="0"/>
      <w:marBottom w:val="0"/>
      <w:divBdr>
        <w:top w:val="none" w:sz="0" w:space="0" w:color="auto"/>
        <w:left w:val="none" w:sz="0" w:space="0" w:color="auto"/>
        <w:bottom w:val="none" w:sz="0" w:space="0" w:color="auto"/>
        <w:right w:val="none" w:sz="0" w:space="0" w:color="auto"/>
      </w:divBdr>
    </w:div>
    <w:div w:id="777145938">
      <w:bodyDiv w:val="1"/>
      <w:marLeft w:val="0"/>
      <w:marRight w:val="0"/>
      <w:marTop w:val="0"/>
      <w:marBottom w:val="0"/>
      <w:divBdr>
        <w:top w:val="none" w:sz="0" w:space="0" w:color="auto"/>
        <w:left w:val="none" w:sz="0" w:space="0" w:color="auto"/>
        <w:bottom w:val="none" w:sz="0" w:space="0" w:color="auto"/>
        <w:right w:val="none" w:sz="0" w:space="0" w:color="auto"/>
      </w:divBdr>
    </w:div>
    <w:div w:id="903565873">
      <w:bodyDiv w:val="1"/>
      <w:marLeft w:val="0"/>
      <w:marRight w:val="0"/>
      <w:marTop w:val="0"/>
      <w:marBottom w:val="0"/>
      <w:divBdr>
        <w:top w:val="none" w:sz="0" w:space="0" w:color="auto"/>
        <w:left w:val="none" w:sz="0" w:space="0" w:color="auto"/>
        <w:bottom w:val="none" w:sz="0" w:space="0" w:color="auto"/>
        <w:right w:val="none" w:sz="0" w:space="0" w:color="auto"/>
      </w:divBdr>
    </w:div>
    <w:div w:id="946305923">
      <w:bodyDiv w:val="1"/>
      <w:marLeft w:val="0"/>
      <w:marRight w:val="0"/>
      <w:marTop w:val="0"/>
      <w:marBottom w:val="0"/>
      <w:divBdr>
        <w:top w:val="none" w:sz="0" w:space="0" w:color="auto"/>
        <w:left w:val="none" w:sz="0" w:space="0" w:color="auto"/>
        <w:bottom w:val="none" w:sz="0" w:space="0" w:color="auto"/>
        <w:right w:val="none" w:sz="0" w:space="0" w:color="auto"/>
      </w:divBdr>
    </w:div>
    <w:div w:id="986126438">
      <w:bodyDiv w:val="1"/>
      <w:marLeft w:val="0"/>
      <w:marRight w:val="0"/>
      <w:marTop w:val="0"/>
      <w:marBottom w:val="0"/>
      <w:divBdr>
        <w:top w:val="none" w:sz="0" w:space="0" w:color="auto"/>
        <w:left w:val="none" w:sz="0" w:space="0" w:color="auto"/>
        <w:bottom w:val="none" w:sz="0" w:space="0" w:color="auto"/>
        <w:right w:val="none" w:sz="0" w:space="0" w:color="auto"/>
      </w:divBdr>
    </w:div>
    <w:div w:id="1175538000">
      <w:bodyDiv w:val="1"/>
      <w:marLeft w:val="0"/>
      <w:marRight w:val="0"/>
      <w:marTop w:val="0"/>
      <w:marBottom w:val="0"/>
      <w:divBdr>
        <w:top w:val="none" w:sz="0" w:space="0" w:color="auto"/>
        <w:left w:val="none" w:sz="0" w:space="0" w:color="auto"/>
        <w:bottom w:val="none" w:sz="0" w:space="0" w:color="auto"/>
        <w:right w:val="none" w:sz="0" w:space="0" w:color="auto"/>
      </w:divBdr>
    </w:div>
    <w:div w:id="1186476918">
      <w:bodyDiv w:val="1"/>
      <w:marLeft w:val="0"/>
      <w:marRight w:val="0"/>
      <w:marTop w:val="0"/>
      <w:marBottom w:val="0"/>
      <w:divBdr>
        <w:top w:val="none" w:sz="0" w:space="0" w:color="auto"/>
        <w:left w:val="none" w:sz="0" w:space="0" w:color="auto"/>
        <w:bottom w:val="none" w:sz="0" w:space="0" w:color="auto"/>
        <w:right w:val="none" w:sz="0" w:space="0" w:color="auto"/>
      </w:divBdr>
    </w:div>
    <w:div w:id="1259555978">
      <w:bodyDiv w:val="1"/>
      <w:marLeft w:val="0"/>
      <w:marRight w:val="0"/>
      <w:marTop w:val="0"/>
      <w:marBottom w:val="0"/>
      <w:divBdr>
        <w:top w:val="none" w:sz="0" w:space="0" w:color="auto"/>
        <w:left w:val="none" w:sz="0" w:space="0" w:color="auto"/>
        <w:bottom w:val="none" w:sz="0" w:space="0" w:color="auto"/>
        <w:right w:val="none" w:sz="0" w:space="0" w:color="auto"/>
      </w:divBdr>
    </w:div>
    <w:div w:id="1342969656">
      <w:bodyDiv w:val="1"/>
      <w:marLeft w:val="0"/>
      <w:marRight w:val="0"/>
      <w:marTop w:val="0"/>
      <w:marBottom w:val="0"/>
      <w:divBdr>
        <w:top w:val="none" w:sz="0" w:space="0" w:color="auto"/>
        <w:left w:val="none" w:sz="0" w:space="0" w:color="auto"/>
        <w:bottom w:val="none" w:sz="0" w:space="0" w:color="auto"/>
        <w:right w:val="none" w:sz="0" w:space="0" w:color="auto"/>
      </w:divBdr>
    </w:div>
    <w:div w:id="1345933725">
      <w:bodyDiv w:val="1"/>
      <w:marLeft w:val="0"/>
      <w:marRight w:val="0"/>
      <w:marTop w:val="0"/>
      <w:marBottom w:val="0"/>
      <w:divBdr>
        <w:top w:val="none" w:sz="0" w:space="0" w:color="auto"/>
        <w:left w:val="none" w:sz="0" w:space="0" w:color="auto"/>
        <w:bottom w:val="none" w:sz="0" w:space="0" w:color="auto"/>
        <w:right w:val="none" w:sz="0" w:space="0" w:color="auto"/>
      </w:divBdr>
    </w:div>
    <w:div w:id="1375617537">
      <w:bodyDiv w:val="1"/>
      <w:marLeft w:val="0"/>
      <w:marRight w:val="0"/>
      <w:marTop w:val="0"/>
      <w:marBottom w:val="0"/>
      <w:divBdr>
        <w:top w:val="none" w:sz="0" w:space="0" w:color="auto"/>
        <w:left w:val="none" w:sz="0" w:space="0" w:color="auto"/>
        <w:bottom w:val="none" w:sz="0" w:space="0" w:color="auto"/>
        <w:right w:val="none" w:sz="0" w:space="0" w:color="auto"/>
      </w:divBdr>
    </w:div>
    <w:div w:id="1407067532">
      <w:bodyDiv w:val="1"/>
      <w:marLeft w:val="0"/>
      <w:marRight w:val="0"/>
      <w:marTop w:val="0"/>
      <w:marBottom w:val="0"/>
      <w:divBdr>
        <w:top w:val="none" w:sz="0" w:space="0" w:color="auto"/>
        <w:left w:val="none" w:sz="0" w:space="0" w:color="auto"/>
        <w:bottom w:val="none" w:sz="0" w:space="0" w:color="auto"/>
        <w:right w:val="none" w:sz="0" w:space="0" w:color="auto"/>
      </w:divBdr>
    </w:div>
    <w:div w:id="1439450209">
      <w:bodyDiv w:val="1"/>
      <w:marLeft w:val="0"/>
      <w:marRight w:val="0"/>
      <w:marTop w:val="0"/>
      <w:marBottom w:val="0"/>
      <w:divBdr>
        <w:top w:val="none" w:sz="0" w:space="0" w:color="auto"/>
        <w:left w:val="none" w:sz="0" w:space="0" w:color="auto"/>
        <w:bottom w:val="none" w:sz="0" w:space="0" w:color="auto"/>
        <w:right w:val="none" w:sz="0" w:space="0" w:color="auto"/>
      </w:divBdr>
    </w:div>
    <w:div w:id="1460562530">
      <w:bodyDiv w:val="1"/>
      <w:marLeft w:val="0"/>
      <w:marRight w:val="0"/>
      <w:marTop w:val="0"/>
      <w:marBottom w:val="0"/>
      <w:divBdr>
        <w:top w:val="none" w:sz="0" w:space="0" w:color="auto"/>
        <w:left w:val="none" w:sz="0" w:space="0" w:color="auto"/>
        <w:bottom w:val="none" w:sz="0" w:space="0" w:color="auto"/>
        <w:right w:val="none" w:sz="0" w:space="0" w:color="auto"/>
      </w:divBdr>
    </w:div>
    <w:div w:id="1462532935">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
    <w:div w:id="1624267231">
      <w:bodyDiv w:val="1"/>
      <w:marLeft w:val="0"/>
      <w:marRight w:val="0"/>
      <w:marTop w:val="0"/>
      <w:marBottom w:val="0"/>
      <w:divBdr>
        <w:top w:val="none" w:sz="0" w:space="0" w:color="auto"/>
        <w:left w:val="none" w:sz="0" w:space="0" w:color="auto"/>
        <w:bottom w:val="none" w:sz="0" w:space="0" w:color="auto"/>
        <w:right w:val="none" w:sz="0" w:space="0" w:color="auto"/>
      </w:divBdr>
    </w:div>
    <w:div w:id="1624925666">
      <w:bodyDiv w:val="1"/>
      <w:marLeft w:val="0"/>
      <w:marRight w:val="0"/>
      <w:marTop w:val="0"/>
      <w:marBottom w:val="0"/>
      <w:divBdr>
        <w:top w:val="none" w:sz="0" w:space="0" w:color="auto"/>
        <w:left w:val="none" w:sz="0" w:space="0" w:color="auto"/>
        <w:bottom w:val="none" w:sz="0" w:space="0" w:color="auto"/>
        <w:right w:val="none" w:sz="0" w:space="0" w:color="auto"/>
      </w:divBdr>
    </w:div>
    <w:div w:id="1647276831">
      <w:bodyDiv w:val="1"/>
      <w:marLeft w:val="0"/>
      <w:marRight w:val="0"/>
      <w:marTop w:val="0"/>
      <w:marBottom w:val="0"/>
      <w:divBdr>
        <w:top w:val="none" w:sz="0" w:space="0" w:color="auto"/>
        <w:left w:val="none" w:sz="0" w:space="0" w:color="auto"/>
        <w:bottom w:val="none" w:sz="0" w:space="0" w:color="auto"/>
        <w:right w:val="none" w:sz="0" w:space="0" w:color="auto"/>
      </w:divBdr>
    </w:div>
    <w:div w:id="1659531580">
      <w:bodyDiv w:val="1"/>
      <w:marLeft w:val="0"/>
      <w:marRight w:val="0"/>
      <w:marTop w:val="0"/>
      <w:marBottom w:val="0"/>
      <w:divBdr>
        <w:top w:val="none" w:sz="0" w:space="0" w:color="auto"/>
        <w:left w:val="none" w:sz="0" w:space="0" w:color="auto"/>
        <w:bottom w:val="none" w:sz="0" w:space="0" w:color="auto"/>
        <w:right w:val="none" w:sz="0" w:space="0" w:color="auto"/>
      </w:divBdr>
    </w:div>
    <w:div w:id="1758474495">
      <w:bodyDiv w:val="1"/>
      <w:marLeft w:val="0"/>
      <w:marRight w:val="0"/>
      <w:marTop w:val="0"/>
      <w:marBottom w:val="0"/>
      <w:divBdr>
        <w:top w:val="none" w:sz="0" w:space="0" w:color="auto"/>
        <w:left w:val="none" w:sz="0" w:space="0" w:color="auto"/>
        <w:bottom w:val="none" w:sz="0" w:space="0" w:color="auto"/>
        <w:right w:val="none" w:sz="0" w:space="0" w:color="auto"/>
      </w:divBdr>
    </w:div>
    <w:div w:id="2050910273">
      <w:bodyDiv w:val="1"/>
      <w:marLeft w:val="0"/>
      <w:marRight w:val="0"/>
      <w:marTop w:val="0"/>
      <w:marBottom w:val="0"/>
      <w:divBdr>
        <w:top w:val="none" w:sz="0" w:space="0" w:color="auto"/>
        <w:left w:val="none" w:sz="0" w:space="0" w:color="auto"/>
        <w:bottom w:val="none" w:sz="0" w:space="0" w:color="auto"/>
        <w:right w:val="none" w:sz="0" w:space="0" w:color="auto"/>
      </w:divBdr>
    </w:div>
    <w:div w:id="212017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1504</TotalTime>
  <Pages>12</Pages>
  <Words>2455</Words>
  <Characters>13994</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SULAIMAN ABDULLAH S ABBAS</dc:creator>
  <cp:keywords/>
  <dc:description/>
  <cp:lastModifiedBy>WAEL RABAH W ALDHAHERI</cp:lastModifiedBy>
  <cp:revision>156</cp:revision>
  <dcterms:created xsi:type="dcterms:W3CDTF">2021-09-27T13:28:00Z</dcterms:created>
  <dcterms:modified xsi:type="dcterms:W3CDTF">2021-09-28T18:06:00Z</dcterms:modified>
</cp:coreProperties>
</file>